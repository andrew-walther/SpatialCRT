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F7C79" w14:textId="2BDE199F" w:rsidR="00EC21C3" w:rsidRPr="00A732D4" w:rsidRDefault="00EC21C3" w:rsidP="00EC21C3">
      <w:pPr>
        <w:textAlignment w:val="baseline"/>
        <w:rPr>
          <w:rFonts w:ascii="Times New Roman" w:eastAsia="Times New Roman" w:hAnsi="Times New Roman" w:cs="Times New Roman"/>
          <w:b/>
          <w:bCs/>
          <w:color w:val="000000"/>
          <w:kern w:val="0"/>
          <w:bdr w:val="none" w:sz="0" w:space="0" w:color="auto" w:frame="1"/>
          <w:lang w:eastAsia="zh-CN"/>
          <w14:ligatures w14:val="none"/>
        </w:rPr>
      </w:pPr>
      <w:r w:rsidRPr="00EC21C3">
        <w:rPr>
          <w:rFonts w:ascii="Times New Roman" w:eastAsia="Times New Roman" w:hAnsi="Times New Roman" w:cs="Times New Roman"/>
          <w:b/>
          <w:bCs/>
          <w:color w:val="000000"/>
          <w:kern w:val="0"/>
          <w:bdr w:val="none" w:sz="0" w:space="0" w:color="auto" w:frame="1"/>
          <w:lang w:eastAsia="zh-CN"/>
          <w14:ligatures w14:val="none"/>
        </w:rPr>
        <w:t>Handling Editor: Imran Ashraf</w:t>
      </w:r>
      <w:r w:rsidRPr="00EC21C3">
        <w:rPr>
          <w:rFonts w:ascii="Times New Roman" w:eastAsia="Times New Roman" w:hAnsi="Times New Roman" w:cs="Times New Roman"/>
          <w:b/>
          <w:bCs/>
          <w:color w:val="000000"/>
          <w:kern w:val="0"/>
          <w:bdr w:val="none" w:sz="0" w:space="0" w:color="auto" w:frame="1"/>
          <w:lang w:eastAsia="zh-CN"/>
          <w14:ligatures w14:val="none"/>
        </w:rPr>
        <w:br/>
      </w:r>
      <w:r w:rsidRPr="00EC21C3">
        <w:rPr>
          <w:rFonts w:ascii="Times New Roman" w:eastAsia="Times New Roman" w:hAnsi="Times New Roman" w:cs="Times New Roman"/>
          <w:b/>
          <w:bCs/>
          <w:color w:val="000000"/>
          <w:kern w:val="0"/>
          <w:bdr w:val="none" w:sz="0" w:space="0" w:color="auto" w:frame="1"/>
          <w:lang w:eastAsia="zh-CN"/>
          <w14:ligatures w14:val="none"/>
        </w:rPr>
        <w:br/>
        <w:t>Comments:</w:t>
      </w:r>
      <w:r w:rsidRPr="00EC21C3">
        <w:rPr>
          <w:rFonts w:ascii="Times New Roman" w:eastAsia="Times New Roman" w:hAnsi="Times New Roman" w:cs="Times New Roman"/>
          <w:b/>
          <w:bCs/>
          <w:color w:val="000000"/>
          <w:kern w:val="0"/>
          <w:bdr w:val="none" w:sz="0" w:space="0" w:color="auto" w:frame="1"/>
          <w:lang w:eastAsia="zh-CN"/>
          <w14:ligatures w14:val="none"/>
        </w:rPr>
        <w:br/>
        <w:t>Based on the comments from the reviewers, the authors are asked to revise the manuscript. While revising, pay special attention to the following points:</w:t>
      </w:r>
      <w:r w:rsidRPr="00EC21C3">
        <w:rPr>
          <w:rFonts w:ascii="Times New Roman" w:eastAsia="Times New Roman" w:hAnsi="Times New Roman" w:cs="Times New Roman"/>
          <w:b/>
          <w:bCs/>
          <w:color w:val="000000"/>
          <w:kern w:val="0"/>
          <w:bdr w:val="none" w:sz="0" w:space="0" w:color="auto" w:frame="1"/>
          <w:lang w:eastAsia="zh-CN"/>
          <w14:ligatures w14:val="none"/>
        </w:rPr>
        <w:br/>
        <w:t>1. Notations used in the paper</w:t>
      </w:r>
      <w:r w:rsidRPr="00EC21C3">
        <w:rPr>
          <w:rFonts w:ascii="Times New Roman" w:eastAsia="Times New Roman" w:hAnsi="Times New Roman" w:cs="Times New Roman"/>
          <w:b/>
          <w:bCs/>
          <w:color w:val="000000"/>
          <w:kern w:val="0"/>
          <w:bdr w:val="none" w:sz="0" w:space="0" w:color="auto" w:frame="1"/>
          <w:lang w:eastAsia="zh-CN"/>
          <w14:ligatures w14:val="none"/>
        </w:rPr>
        <w:br/>
        <w:t>2. GitHub link is not working</w:t>
      </w:r>
      <w:r w:rsidRPr="00EC21C3">
        <w:rPr>
          <w:rFonts w:ascii="Times New Roman" w:eastAsia="Times New Roman" w:hAnsi="Times New Roman" w:cs="Times New Roman"/>
          <w:b/>
          <w:bCs/>
          <w:color w:val="000000"/>
          <w:kern w:val="0"/>
          <w:bdr w:val="none" w:sz="0" w:space="0" w:color="auto" w:frame="1"/>
          <w:lang w:eastAsia="zh-CN"/>
          <w14:ligatures w14:val="none"/>
        </w:rPr>
        <w:br/>
        <w:t>3. Justify the choice of Cause-specific Cox model</w:t>
      </w:r>
      <w:r w:rsidRPr="00EC21C3">
        <w:rPr>
          <w:rFonts w:ascii="Times New Roman" w:eastAsia="Times New Roman" w:hAnsi="Times New Roman" w:cs="Times New Roman"/>
          <w:b/>
          <w:bCs/>
          <w:color w:val="000000"/>
          <w:kern w:val="0"/>
          <w:bdr w:val="none" w:sz="0" w:space="0" w:color="auto" w:frame="1"/>
          <w:lang w:eastAsia="zh-CN"/>
          <w14:ligatures w14:val="none"/>
        </w:rPr>
        <w:br/>
        <w:t>4. Include methodological implication of the study.</w:t>
      </w:r>
      <w:r w:rsidRPr="00EC21C3">
        <w:rPr>
          <w:rFonts w:ascii="Times New Roman" w:eastAsia="Times New Roman" w:hAnsi="Times New Roman" w:cs="Times New Roman"/>
          <w:b/>
          <w:bCs/>
          <w:color w:val="000000"/>
          <w:kern w:val="0"/>
          <w:bdr w:val="none" w:sz="0" w:space="0" w:color="auto" w:frame="1"/>
          <w:lang w:eastAsia="zh-CN"/>
          <w14:ligatures w14:val="none"/>
        </w:rPr>
        <w:br/>
      </w:r>
    </w:p>
    <w:p w14:paraId="0E8BEFBD" w14:textId="018FEA64" w:rsidR="00EC21C3" w:rsidRPr="005F61A9" w:rsidRDefault="00EC21C3" w:rsidP="00EC21C3">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538AEFFE" w14:textId="486B6F90" w:rsidR="00A96CB5" w:rsidRPr="003F6C7A" w:rsidRDefault="009E5690" w:rsidP="00EC21C3">
      <w:pPr>
        <w:textAlignment w:val="baseline"/>
        <w:rPr>
          <w:rFonts w:ascii="Times New Roman" w:hAnsi="Times New Roman" w:cs="Times New Roman"/>
          <w:color w:val="000000" w:themeColor="text1"/>
          <w:shd w:val="clear" w:color="auto" w:fill="FFFFFF"/>
        </w:rPr>
      </w:pPr>
      <w:r w:rsidRPr="003F6C7A">
        <w:rPr>
          <w:rFonts w:ascii="Times New Roman" w:hAnsi="Times New Roman" w:cs="Times New Roman"/>
          <w:color w:val="000000" w:themeColor="text1"/>
        </w:rPr>
        <w:t xml:space="preserve">We greatly appreciate the reviewers’ </w:t>
      </w:r>
      <w:r w:rsidRPr="003F6C7A">
        <w:rPr>
          <w:rFonts w:ascii="Times New Roman" w:hAnsi="Times New Roman" w:cs="Times New Roman"/>
          <w:color w:val="000000" w:themeColor="text1"/>
          <w:shd w:val="clear" w:color="auto" w:fill="FFFFFF"/>
        </w:rPr>
        <w:t>highly constructive</w:t>
      </w:r>
      <w:r w:rsidRPr="003F6C7A">
        <w:rPr>
          <w:rFonts w:ascii="Times New Roman" w:hAnsi="Times New Roman" w:cs="Times New Roman"/>
          <w:color w:val="000000" w:themeColor="text1"/>
        </w:rPr>
        <w:t xml:space="preserve"> comments</w:t>
      </w:r>
      <w:r w:rsidR="00A94FA8" w:rsidRPr="003F6C7A">
        <w:rPr>
          <w:rFonts w:ascii="Times New Roman" w:hAnsi="Times New Roman" w:cs="Times New Roman"/>
          <w:color w:val="000000" w:themeColor="text1"/>
        </w:rPr>
        <w:t>.</w:t>
      </w:r>
      <w:r w:rsidRPr="003F6C7A">
        <w:rPr>
          <w:rFonts w:ascii="Times New Roman" w:hAnsi="Times New Roman" w:cs="Times New Roman"/>
          <w:color w:val="000000" w:themeColor="text1"/>
        </w:rPr>
        <w:t xml:space="preserve"> We </w:t>
      </w:r>
      <w:r w:rsidRPr="003F6C7A">
        <w:rPr>
          <w:rFonts w:ascii="Times New Roman" w:hAnsi="Times New Roman" w:cs="Times New Roman"/>
          <w:color w:val="000000" w:themeColor="text1"/>
          <w:shd w:val="clear" w:color="auto" w:fill="FFFFFF"/>
        </w:rPr>
        <w:t xml:space="preserve">have made a major revision to our manuscript to address the reviewers’ </w:t>
      </w:r>
      <w:r w:rsidR="00A96CB5" w:rsidRPr="003F6C7A">
        <w:rPr>
          <w:rFonts w:ascii="Times New Roman" w:hAnsi="Times New Roman" w:cs="Times New Roman"/>
          <w:color w:val="000000" w:themeColor="text1"/>
          <w:shd w:val="clear" w:color="auto" w:fill="FFFFFF"/>
        </w:rPr>
        <w:t xml:space="preserve">comments and provided </w:t>
      </w:r>
      <w:r w:rsidR="0016639D" w:rsidRPr="003F6C7A">
        <w:rPr>
          <w:rFonts w:ascii="Times New Roman" w:hAnsi="Times New Roman" w:cs="Times New Roman"/>
          <w:color w:val="000000" w:themeColor="text1"/>
          <w:shd w:val="clear" w:color="auto" w:fill="FFFFFF"/>
        </w:rPr>
        <w:t xml:space="preserve">point-to-point response </w:t>
      </w:r>
      <w:r w:rsidR="00A96CB5" w:rsidRPr="003F6C7A">
        <w:rPr>
          <w:rFonts w:ascii="Times New Roman" w:hAnsi="Times New Roman" w:cs="Times New Roman"/>
          <w:color w:val="000000" w:themeColor="text1"/>
          <w:shd w:val="clear" w:color="auto" w:fill="FFFFFF"/>
        </w:rPr>
        <w:t>to the reviewers’ questions in this letter</w:t>
      </w:r>
      <w:r w:rsidR="0016639D" w:rsidRPr="003F6C7A">
        <w:rPr>
          <w:rFonts w:ascii="Times New Roman" w:hAnsi="Times New Roman" w:cs="Times New Roman"/>
          <w:color w:val="000000" w:themeColor="text1"/>
          <w:shd w:val="clear" w:color="auto" w:fill="FFFFFF"/>
        </w:rPr>
        <w:t>.</w:t>
      </w:r>
      <w:r w:rsidR="00A96CB5" w:rsidRPr="003F6C7A">
        <w:rPr>
          <w:rFonts w:ascii="Times New Roman" w:hAnsi="Times New Roman" w:cs="Times New Roman"/>
          <w:color w:val="000000" w:themeColor="text1"/>
          <w:shd w:val="clear" w:color="auto" w:fill="FFFFFF"/>
        </w:rPr>
        <w:t xml:space="preserve"> </w:t>
      </w:r>
    </w:p>
    <w:p w14:paraId="246843D4" w14:textId="77777777" w:rsidR="008E3FFA" w:rsidRPr="003F6C7A" w:rsidRDefault="008E3FFA" w:rsidP="008E3FFA">
      <w:pPr>
        <w:textAlignment w:val="baseline"/>
        <w:rPr>
          <w:rFonts w:ascii="Times New Roman" w:hAnsi="Times New Roman" w:cs="Times New Roman"/>
          <w:color w:val="000000" w:themeColor="text1"/>
          <w:shd w:val="clear" w:color="auto" w:fill="FFFFFF"/>
        </w:rPr>
      </w:pPr>
    </w:p>
    <w:p w14:paraId="36C2105E" w14:textId="4DFAAA68" w:rsidR="008E3FFA" w:rsidRDefault="008E3FFA" w:rsidP="008E3FFA">
      <w:pPr>
        <w:textAlignment w:val="baseline"/>
        <w:rPr>
          <w:rFonts w:ascii="Times New Roman" w:hAnsi="Times New Roman" w:cs="Times New Roman"/>
          <w:color w:val="000000" w:themeColor="text1"/>
          <w:shd w:val="clear" w:color="auto" w:fill="FFFFFF"/>
        </w:rPr>
      </w:pPr>
      <w:r w:rsidRPr="003F6C7A">
        <w:rPr>
          <w:rFonts w:ascii="Times New Roman" w:hAnsi="Times New Roman" w:cs="Times New Roman"/>
          <w:color w:val="000000" w:themeColor="text1"/>
          <w:shd w:val="clear" w:color="auto" w:fill="FFFFFF"/>
        </w:rPr>
        <w:t xml:space="preserve">Our </w:t>
      </w:r>
      <w:r w:rsidR="00A96CB5" w:rsidRPr="003F6C7A">
        <w:rPr>
          <w:rFonts w:ascii="Times New Roman" w:hAnsi="Times New Roman" w:cs="Times New Roman"/>
          <w:color w:val="000000" w:themeColor="text1"/>
          <w:shd w:val="clear" w:color="auto" w:fill="FFFFFF"/>
        </w:rPr>
        <w:t>reply to the editor’s comments</w:t>
      </w:r>
      <w:r w:rsidRPr="003F6C7A">
        <w:rPr>
          <w:rFonts w:ascii="Times New Roman" w:hAnsi="Times New Roman" w:cs="Times New Roman"/>
          <w:color w:val="000000" w:themeColor="text1"/>
          <w:shd w:val="clear" w:color="auto" w:fill="FFFFFF"/>
        </w:rPr>
        <w:t xml:space="preserve"> is shown below.</w:t>
      </w:r>
      <w:r w:rsidR="00A96CB5" w:rsidRPr="003F6C7A">
        <w:rPr>
          <w:rFonts w:ascii="Times New Roman" w:hAnsi="Times New Roman" w:cs="Times New Roman"/>
          <w:color w:val="000000" w:themeColor="text1"/>
          <w:shd w:val="clear" w:color="auto" w:fill="FFFFFF"/>
        </w:rPr>
        <w:t xml:space="preserve"> </w:t>
      </w:r>
    </w:p>
    <w:p w14:paraId="2F19B257" w14:textId="77777777" w:rsidR="003F6C7A" w:rsidRPr="003F6C7A" w:rsidRDefault="003F6C7A" w:rsidP="008E3FFA">
      <w:pPr>
        <w:textAlignment w:val="baseline"/>
        <w:rPr>
          <w:rFonts w:ascii="Times New Roman" w:hAnsi="Times New Roman" w:cs="Times New Roman"/>
          <w:color w:val="000000" w:themeColor="text1"/>
          <w:shd w:val="clear" w:color="auto" w:fill="FFFFFF"/>
        </w:rPr>
      </w:pPr>
    </w:p>
    <w:p w14:paraId="25BD6926" w14:textId="77777777" w:rsidR="008E3FFA" w:rsidRPr="003F6C7A" w:rsidRDefault="00A96CB5" w:rsidP="008E3FFA">
      <w:pPr>
        <w:textAlignment w:val="baseline"/>
        <w:rPr>
          <w:rFonts w:ascii="Times New Roman" w:hAnsi="Times New Roman" w:cs="Times New Roman"/>
          <w:color w:val="000000" w:themeColor="text1"/>
          <w:shd w:val="clear" w:color="auto" w:fill="FFFFFF"/>
        </w:rPr>
      </w:pPr>
      <w:r w:rsidRPr="003F6C7A">
        <w:rPr>
          <w:rFonts w:ascii="Times New Roman" w:hAnsi="Times New Roman" w:cs="Times New Roman"/>
          <w:color w:val="000000" w:themeColor="text1"/>
          <w:shd w:val="clear" w:color="auto" w:fill="FFFFFF"/>
        </w:rPr>
        <w:t>1) We have added</w:t>
      </w:r>
      <w:r w:rsidR="00735780" w:rsidRPr="003F6C7A">
        <w:rPr>
          <w:rFonts w:ascii="Times New Roman" w:hAnsi="Times New Roman" w:cs="Times New Roman"/>
          <w:color w:val="000000" w:themeColor="text1"/>
          <w:shd w:val="clear" w:color="auto" w:fill="FFFFFF"/>
        </w:rPr>
        <w:t xml:space="preserve"> equations to describe the conversion from non-Markov to Markov process</w:t>
      </w:r>
      <w:r w:rsidR="00F81197" w:rsidRPr="003F6C7A">
        <w:rPr>
          <w:rFonts w:ascii="Times New Roman" w:hAnsi="Times New Roman" w:cs="Times New Roman"/>
          <w:color w:val="000000" w:themeColor="text1"/>
          <w:shd w:val="clear" w:color="auto" w:fill="FFFFFF"/>
        </w:rPr>
        <w:t xml:space="preserve">, and </w:t>
      </w:r>
      <w:r w:rsidRPr="003F6C7A">
        <w:rPr>
          <w:rFonts w:ascii="Times New Roman" w:hAnsi="Times New Roman" w:cs="Times New Roman"/>
          <w:color w:val="000000" w:themeColor="text1"/>
          <w:shd w:val="clear" w:color="auto" w:fill="FFFFFF"/>
        </w:rPr>
        <w:t>have changed the notations used in the models</w:t>
      </w:r>
      <w:r w:rsidR="00F81197" w:rsidRPr="003F6C7A">
        <w:rPr>
          <w:rFonts w:ascii="Times New Roman" w:hAnsi="Times New Roman" w:cs="Times New Roman"/>
          <w:color w:val="000000" w:themeColor="text1"/>
          <w:shd w:val="clear" w:color="auto" w:fill="FFFFFF"/>
        </w:rPr>
        <w:t xml:space="preserve"> (pages </w:t>
      </w:r>
      <w:r w:rsidR="008E3FFA" w:rsidRPr="003F6C7A">
        <w:rPr>
          <w:rFonts w:ascii="Times New Roman" w:hAnsi="Times New Roman" w:cs="Times New Roman"/>
          <w:color w:val="000000" w:themeColor="text1"/>
          <w:shd w:val="clear" w:color="auto" w:fill="FFFFFF"/>
        </w:rPr>
        <w:t>4-7</w:t>
      </w:r>
      <w:r w:rsidR="00F81197" w:rsidRPr="003F6C7A">
        <w:rPr>
          <w:rFonts w:ascii="Times New Roman" w:hAnsi="Times New Roman" w:cs="Times New Roman"/>
          <w:color w:val="000000" w:themeColor="text1"/>
          <w:shd w:val="clear" w:color="auto" w:fill="FFFFFF"/>
        </w:rPr>
        <w:t>)</w:t>
      </w:r>
      <w:r w:rsidRPr="003F6C7A">
        <w:rPr>
          <w:rFonts w:ascii="Times New Roman" w:hAnsi="Times New Roman" w:cs="Times New Roman"/>
          <w:color w:val="000000" w:themeColor="text1"/>
          <w:shd w:val="clear" w:color="auto" w:fill="FFFFFF"/>
        </w:rPr>
        <w:t>.</w:t>
      </w:r>
      <w:r w:rsidR="008E3FFA" w:rsidRPr="003F6C7A">
        <w:rPr>
          <w:rFonts w:ascii="Times New Roman" w:hAnsi="Times New Roman" w:cs="Times New Roman"/>
          <w:color w:val="000000" w:themeColor="text1"/>
          <w:shd w:val="clear" w:color="auto" w:fill="FFFFFF"/>
        </w:rPr>
        <w:t xml:space="preserve"> </w:t>
      </w:r>
    </w:p>
    <w:p w14:paraId="0955E80D" w14:textId="77777777" w:rsidR="003F6C7A" w:rsidRDefault="003F6C7A" w:rsidP="008E3FFA">
      <w:pPr>
        <w:textAlignment w:val="baseline"/>
        <w:rPr>
          <w:rFonts w:ascii="Times New Roman" w:hAnsi="Times New Roman" w:cs="Times New Roman"/>
          <w:color w:val="000000" w:themeColor="text1"/>
          <w:shd w:val="clear" w:color="auto" w:fill="FFFFFF"/>
        </w:rPr>
      </w:pPr>
    </w:p>
    <w:p w14:paraId="52CB308E" w14:textId="07DB764C" w:rsidR="008E3FFA" w:rsidRPr="003F6C7A" w:rsidRDefault="008E3FFA" w:rsidP="008E3FFA">
      <w:pPr>
        <w:textAlignment w:val="baseline"/>
        <w:rPr>
          <w:rFonts w:ascii="Times New Roman" w:eastAsia="Times New Roman" w:hAnsi="Times New Roman" w:cs="Times New Roman"/>
          <w:color w:val="000000"/>
          <w:bdr w:val="none" w:sz="0" w:space="0" w:color="auto" w:frame="1"/>
        </w:rPr>
      </w:pPr>
      <w:r w:rsidRPr="003F6C7A">
        <w:rPr>
          <w:rFonts w:ascii="Times New Roman" w:hAnsi="Times New Roman" w:cs="Times New Roman"/>
          <w:color w:val="000000" w:themeColor="text1"/>
          <w:shd w:val="clear" w:color="auto" w:fill="FFFFFF"/>
        </w:rPr>
        <w:t xml:space="preserve">2) </w:t>
      </w:r>
      <w:r w:rsidRPr="003F6C7A">
        <w:rPr>
          <w:rFonts w:ascii="Times New Roman" w:eastAsia="Times New Roman" w:hAnsi="Times New Roman" w:cs="Times New Roman"/>
          <w:color w:val="000000"/>
          <w:bdr w:val="none" w:sz="0" w:space="0" w:color="auto" w:frame="1"/>
        </w:rPr>
        <w:t>We have fixed the Github link, and the files we uploaded before the initial submission can be seen. We apologize for the inconvenience it brought</w:t>
      </w:r>
      <w:r w:rsidR="00AB5780" w:rsidRPr="003F6C7A">
        <w:rPr>
          <w:rFonts w:ascii="Times New Roman" w:eastAsia="Times New Roman" w:hAnsi="Times New Roman" w:cs="Times New Roman"/>
          <w:color w:val="000000"/>
          <w:bdr w:val="none" w:sz="0" w:space="0" w:color="auto" w:frame="1"/>
        </w:rPr>
        <w:t xml:space="preserve"> to the review process</w:t>
      </w:r>
      <w:r w:rsidRPr="003F6C7A">
        <w:rPr>
          <w:rFonts w:ascii="Times New Roman" w:eastAsia="Times New Roman" w:hAnsi="Times New Roman" w:cs="Times New Roman"/>
          <w:color w:val="000000"/>
          <w:bdr w:val="none" w:sz="0" w:space="0" w:color="auto" w:frame="1"/>
        </w:rPr>
        <w:t xml:space="preserve">. </w:t>
      </w:r>
    </w:p>
    <w:p w14:paraId="75D1402B" w14:textId="77777777" w:rsidR="003F6C7A" w:rsidRDefault="003F6C7A" w:rsidP="008E3FFA">
      <w:pPr>
        <w:textAlignment w:val="baseline"/>
        <w:rPr>
          <w:rFonts w:ascii="Times New Roman" w:eastAsia="Times New Roman" w:hAnsi="Times New Roman" w:cs="Times New Roman"/>
          <w:color w:val="000000"/>
          <w:bdr w:val="none" w:sz="0" w:space="0" w:color="auto" w:frame="1"/>
        </w:rPr>
      </w:pPr>
    </w:p>
    <w:p w14:paraId="4168E0D4" w14:textId="3FB3F52B" w:rsidR="008F4C28" w:rsidRPr="003F6C7A" w:rsidRDefault="008F4C28" w:rsidP="008E3FFA">
      <w:pPr>
        <w:textAlignment w:val="baseline"/>
        <w:rPr>
          <w:rFonts w:ascii="Times New Roman" w:hAnsi="Times New Roman" w:cs="Times New Roman"/>
          <w:color w:val="000000" w:themeColor="text1"/>
        </w:rPr>
      </w:pPr>
      <w:r w:rsidRPr="003F6C7A">
        <w:rPr>
          <w:rFonts w:ascii="Times New Roman" w:eastAsia="Times New Roman" w:hAnsi="Times New Roman" w:cs="Times New Roman"/>
          <w:color w:val="000000"/>
          <w:bdr w:val="none" w:sz="0" w:space="0" w:color="auto" w:frame="1"/>
        </w:rPr>
        <w:t xml:space="preserve">3) </w:t>
      </w:r>
      <w:r w:rsidR="0096009F" w:rsidRPr="003F6C7A">
        <w:rPr>
          <w:rFonts w:ascii="Times New Roman" w:eastAsia="Times New Roman" w:hAnsi="Times New Roman" w:cs="Times New Roman"/>
          <w:color w:val="000000"/>
          <w:bdr w:val="none" w:sz="0" w:space="0" w:color="auto" w:frame="1"/>
        </w:rPr>
        <w:t xml:space="preserve">First, </w:t>
      </w:r>
      <w:r w:rsidR="00A63742" w:rsidRPr="003F6C7A">
        <w:rPr>
          <w:rFonts w:ascii="Times New Roman" w:eastAsia="Times New Roman" w:hAnsi="Times New Roman" w:cs="Times New Roman"/>
          <w:color w:val="000000"/>
          <w:kern w:val="0"/>
          <w:bdr w:val="none" w:sz="0" w:space="0" w:color="auto" w:frame="1"/>
          <w:lang w:eastAsia="zh-CN"/>
          <w14:ligatures w14:val="none"/>
        </w:rPr>
        <w:t>for the</w:t>
      </w:r>
      <w:r w:rsidR="009E0339" w:rsidRPr="003F6C7A">
        <w:rPr>
          <w:rFonts w:ascii="Times New Roman" w:eastAsia="Times New Roman" w:hAnsi="Times New Roman" w:cs="Times New Roman"/>
          <w:color w:val="000000"/>
          <w:kern w:val="0"/>
          <w:bdr w:val="none" w:sz="0" w:space="0" w:color="auto" w:frame="1"/>
          <w:lang w:eastAsia="zh-CN"/>
          <w14:ligatures w14:val="none"/>
        </w:rPr>
        <w:t xml:space="preserve"> estimation of transition rates</w:t>
      </w:r>
      <w:r w:rsidR="0096009F" w:rsidRPr="003F6C7A">
        <w:rPr>
          <w:rFonts w:ascii="Times New Roman" w:eastAsia="Times New Roman" w:hAnsi="Times New Roman" w:cs="Times New Roman"/>
          <w:color w:val="000000"/>
          <w:kern w:val="0"/>
          <w:bdr w:val="none" w:sz="0" w:space="0" w:color="auto" w:frame="1"/>
          <w:lang w:eastAsia="zh-CN"/>
          <w14:ligatures w14:val="none"/>
        </w:rPr>
        <w:t xml:space="preserve">, we choose Cox model instead of pooled logistic regression, as Cox model takes time-to-event into account and </w:t>
      </w:r>
      <w:r w:rsidR="00A63742" w:rsidRPr="003F6C7A">
        <w:rPr>
          <w:rFonts w:ascii="Times New Roman" w:eastAsia="Times New Roman" w:hAnsi="Times New Roman" w:cs="Times New Roman"/>
          <w:color w:val="000000"/>
          <w:kern w:val="0"/>
          <w:bdr w:val="none" w:sz="0" w:space="0" w:color="auto" w:frame="1"/>
          <w:lang w:eastAsia="zh-CN"/>
          <w14:ligatures w14:val="none"/>
        </w:rPr>
        <w:t>is more precise than logistic regression. Second, as we need to estimate transition rates</w:t>
      </w:r>
      <w:r w:rsidR="009E0339" w:rsidRPr="003F6C7A">
        <w:rPr>
          <w:rFonts w:ascii="Times New Roman" w:eastAsia="Times New Roman" w:hAnsi="Times New Roman" w:cs="Times New Roman"/>
          <w:color w:val="000000"/>
          <w:kern w:val="0"/>
          <w:bdr w:val="none" w:sz="0" w:space="0" w:color="auto" w:frame="1"/>
          <w:lang w:eastAsia="zh-CN"/>
          <w14:ligatures w14:val="none"/>
        </w:rPr>
        <w:t xml:space="preserve"> from one state to multiple states</w:t>
      </w:r>
      <w:r w:rsidR="00A63742" w:rsidRPr="003F6C7A">
        <w:rPr>
          <w:rFonts w:ascii="Times New Roman" w:eastAsia="Times New Roman" w:hAnsi="Times New Roman" w:cs="Times New Roman"/>
          <w:color w:val="000000"/>
          <w:kern w:val="0"/>
          <w:bdr w:val="none" w:sz="0" w:space="0" w:color="auto" w:frame="1"/>
          <w:lang w:eastAsia="zh-CN"/>
          <w14:ligatures w14:val="none"/>
        </w:rPr>
        <w:t xml:space="preserve"> from the same model</w:t>
      </w:r>
      <w:r w:rsidR="009E0339" w:rsidRPr="003F6C7A">
        <w:rPr>
          <w:rFonts w:ascii="Times New Roman" w:eastAsia="Times New Roman" w:hAnsi="Times New Roman" w:cs="Times New Roman"/>
          <w:color w:val="000000"/>
          <w:kern w:val="0"/>
          <w:bdr w:val="none" w:sz="0" w:space="0" w:color="auto" w:frame="1"/>
          <w:lang w:eastAsia="zh-CN"/>
          <w14:ligatures w14:val="none"/>
        </w:rPr>
        <w:t>, the multiple states can be treated as competing risks. Cause-specific Cox model can deal with competing risks</w:t>
      </w:r>
      <w:r w:rsidR="001A5A76" w:rsidRPr="003F6C7A">
        <w:rPr>
          <w:rFonts w:ascii="Times New Roman" w:eastAsia="Times New Roman" w:hAnsi="Times New Roman" w:cs="Times New Roman"/>
          <w:color w:val="000000"/>
          <w:kern w:val="0"/>
          <w:bdr w:val="none" w:sz="0" w:space="0" w:color="auto" w:frame="1"/>
          <w:lang w:eastAsia="zh-CN"/>
          <w14:ligatures w14:val="none"/>
        </w:rPr>
        <w:t xml:space="preserve"> by </w:t>
      </w:r>
      <w:r w:rsidR="00B7397B" w:rsidRPr="003F6C7A">
        <w:rPr>
          <w:rFonts w:ascii="Times New Roman" w:hAnsi="Times New Roman" w:cs="Times New Roman"/>
          <w:color w:val="000000" w:themeColor="text1"/>
          <w:shd w:val="clear" w:color="auto" w:fill="FFFFFF"/>
        </w:rPr>
        <w:t>assum</w:t>
      </w:r>
      <w:r w:rsidR="001A5A76" w:rsidRPr="003F6C7A">
        <w:rPr>
          <w:rFonts w:ascii="Times New Roman" w:hAnsi="Times New Roman" w:cs="Times New Roman"/>
          <w:color w:val="000000" w:themeColor="text1"/>
          <w:shd w:val="clear" w:color="auto" w:fill="FFFFFF"/>
        </w:rPr>
        <w:t>ing</w:t>
      </w:r>
      <w:r w:rsidR="00B7397B" w:rsidRPr="003F6C7A">
        <w:rPr>
          <w:rFonts w:ascii="Times New Roman" w:hAnsi="Times New Roman" w:cs="Times New Roman"/>
          <w:color w:val="000000" w:themeColor="text1"/>
          <w:shd w:val="clear" w:color="auto" w:fill="FFFFFF"/>
        </w:rPr>
        <w:t xml:space="preserve"> different associations of each exposure with each specific event type</w:t>
      </w:r>
      <w:r w:rsidR="00B7397B" w:rsidRPr="003F6C7A">
        <w:rPr>
          <w:rFonts w:ascii="Times New Roman" w:hAnsi="Times New Roman" w:cs="Times New Roman"/>
          <w:color w:val="000000" w:themeColor="text1"/>
        </w:rPr>
        <w:t>.</w:t>
      </w:r>
    </w:p>
    <w:p w14:paraId="118ADD75" w14:textId="77777777" w:rsidR="003F6C7A" w:rsidRDefault="003F6C7A" w:rsidP="008E3FFA">
      <w:pPr>
        <w:textAlignment w:val="baseline"/>
        <w:rPr>
          <w:rFonts w:ascii="Times New Roman" w:hAnsi="Times New Roman" w:cs="Times New Roman"/>
          <w:color w:val="000000" w:themeColor="text1"/>
        </w:rPr>
      </w:pPr>
    </w:p>
    <w:p w14:paraId="55A3FD3F" w14:textId="7797B1BF" w:rsidR="00370B51" w:rsidRPr="003F6C7A" w:rsidRDefault="001A5A76" w:rsidP="008E3FFA">
      <w:pPr>
        <w:textAlignment w:val="baseline"/>
        <w:rPr>
          <w:rFonts w:ascii="Times New Roman" w:eastAsia="Times New Roman" w:hAnsi="Times New Roman" w:cs="Times New Roman"/>
          <w:color w:val="000000"/>
          <w:kern w:val="0"/>
          <w:bdr w:val="none" w:sz="0" w:space="0" w:color="auto" w:frame="1"/>
          <w:lang w:eastAsia="zh-CN"/>
          <w14:ligatures w14:val="none"/>
        </w:rPr>
      </w:pPr>
      <w:r w:rsidRPr="003F6C7A">
        <w:rPr>
          <w:rFonts w:ascii="Times New Roman" w:hAnsi="Times New Roman" w:cs="Times New Roman"/>
          <w:color w:val="000000" w:themeColor="text1"/>
        </w:rPr>
        <w:t xml:space="preserve">4) We have included </w:t>
      </w:r>
      <w:r w:rsidRPr="003F6C7A">
        <w:rPr>
          <w:rFonts w:ascii="Times New Roman" w:eastAsia="Times New Roman" w:hAnsi="Times New Roman" w:cs="Times New Roman"/>
          <w:color w:val="000000"/>
          <w:kern w:val="0"/>
          <w:bdr w:val="none" w:sz="0" w:space="0" w:color="auto" w:frame="1"/>
          <w:lang w:eastAsia="zh-CN"/>
          <w14:ligatures w14:val="none"/>
        </w:rPr>
        <w:t>methodological implication of the study</w:t>
      </w:r>
      <w:r w:rsidR="00EA2893" w:rsidRPr="003F6C7A">
        <w:rPr>
          <w:rFonts w:ascii="Times New Roman" w:eastAsia="Times New Roman" w:hAnsi="Times New Roman" w:cs="Times New Roman"/>
          <w:color w:val="000000"/>
          <w:kern w:val="0"/>
          <w:bdr w:val="none" w:sz="0" w:space="0" w:color="auto" w:frame="1"/>
          <w:lang w:eastAsia="zh-CN"/>
          <w14:ligatures w14:val="none"/>
        </w:rPr>
        <w:t xml:space="preserve"> in the introduction and discussion sections. </w:t>
      </w:r>
    </w:p>
    <w:p w14:paraId="212DBD1D" w14:textId="77777777" w:rsidR="003B7A4A" w:rsidRPr="003F6C7A" w:rsidRDefault="00370B51" w:rsidP="008E3FFA">
      <w:pPr>
        <w:textAlignment w:val="baseline"/>
        <w:rPr>
          <w:rFonts w:ascii="Times New Roman" w:eastAsia="Times New Roman" w:hAnsi="Times New Roman" w:cs="Times New Roman"/>
          <w:color w:val="000000"/>
          <w:kern w:val="0"/>
          <w:bdr w:val="none" w:sz="0" w:space="0" w:color="auto" w:frame="1"/>
          <w:lang w:eastAsia="zh-CN"/>
          <w14:ligatures w14:val="none"/>
        </w:rPr>
      </w:pPr>
      <w:r w:rsidRPr="003F6C7A">
        <w:rPr>
          <w:rFonts w:ascii="Times New Roman" w:eastAsia="Times New Roman" w:hAnsi="Times New Roman" w:cs="Times New Roman"/>
          <w:color w:val="000000"/>
          <w:kern w:val="0"/>
          <w:bdr w:val="none" w:sz="0" w:space="0" w:color="auto" w:frame="1"/>
          <w:lang w:eastAsia="zh-CN"/>
          <w14:ligatures w14:val="none"/>
        </w:rPr>
        <w:t>“</w:t>
      </w:r>
      <w:r w:rsidRPr="003F6C7A">
        <w:rPr>
          <w:rFonts w:ascii="Times New Roman" w:hAnsi="Times New Roman" w:cs="Times New Roman"/>
          <w:color w:val="000000" w:themeColor="text1"/>
        </w:rPr>
        <w:t xml:space="preserve">….. has three implications. First, transition rates between substates provides more precise estimation of disease progression. Second, splitting into substates converts a non-Markov to Markov process so that transition probabilities can be obtained </w:t>
      </w:r>
      <w:r w:rsidRPr="003F6C7A">
        <w:rPr>
          <w:rFonts w:ascii="Times New Roman" w:hAnsi="Times New Roman" w:cs="Times New Roman"/>
          <w:color w:val="000000"/>
        </w:rPr>
        <w:t xml:space="preserve">using a </w:t>
      </w:r>
      <w:r w:rsidRPr="003F6C7A">
        <w:rPr>
          <w:rFonts w:ascii="Times New Roman" w:hAnsi="Times New Roman" w:cs="Times New Roman"/>
          <w:color w:val="000000" w:themeColor="text1"/>
        </w:rPr>
        <w:t xml:space="preserve">discrete-time </w:t>
      </w:r>
      <w:r w:rsidRPr="003F6C7A">
        <w:rPr>
          <w:rFonts w:ascii="Times New Roman" w:hAnsi="Times New Roman" w:cs="Times New Roman"/>
          <w:color w:val="000000"/>
          <w:shd w:val="clear" w:color="auto" w:fill="FFFFFF"/>
        </w:rPr>
        <w:t>A-J estimator</w:t>
      </w:r>
      <w:r w:rsidRPr="003F6C7A">
        <w:rPr>
          <w:rFonts w:ascii="Times New Roman" w:hAnsi="Times New Roman" w:cs="Times New Roman"/>
          <w:color w:val="000000" w:themeColor="text1"/>
        </w:rPr>
        <w:t>, which is systematically biased for non-Markov process.</w:t>
      </w:r>
      <w:r w:rsidRPr="003F6C7A">
        <w:rPr>
          <w:rFonts w:ascii="Times New Roman" w:hAnsi="Times New Roman" w:cs="Times New Roman"/>
          <w:color w:val="000000" w:themeColor="text1"/>
        </w:rPr>
        <w:fldChar w:fldCharType="begin"/>
      </w:r>
      <w:r w:rsidRPr="003F6C7A">
        <w:rPr>
          <w:rFonts w:ascii="Times New Roman" w:hAnsi="Times New Roman" w:cs="Times New Roman"/>
          <w:color w:val="000000" w:themeColor="text1"/>
        </w:rPr>
        <w:instrText xml:space="preserve"> ADDIN EN.CITE &lt;EndNote&gt;&lt;Cite&gt;&lt;Author&gt;de Wreede&lt;/Author&gt;&lt;Year&gt;2010&lt;/Year&gt;&lt;RecNum&gt;455&lt;/RecNum&gt;&lt;DisplayText&gt;&lt;style face="superscript"&gt;8&lt;/style&gt;&lt;/DisplayText&gt;&lt;record&gt;&lt;rec-number&gt;455&lt;/rec-number&gt;&lt;foreign-keys&gt;&lt;key app="EN" db-id="v9szxese7rarx5ezvrivdd58dd0xv052sf2s" timestamp="1660758653"&gt;455&lt;/key&gt;&lt;/foreign-keys&gt;&lt;ref-type name="Journal Article"&gt;17&lt;/ref-type&gt;&lt;contributors&gt;&lt;authors&gt;&lt;author&gt;de Wreede, L. C.&lt;/author&gt;&lt;author&gt;Fiocco, M.&lt;/author&gt;&lt;author&gt;Putter, H.&lt;/author&gt;&lt;/authors&gt;&lt;/contributors&gt;&lt;auth-address&gt;Department of Medical Statistics and Bioinformatics, Leiden University Medical Center, P.O. Box 9600, 2300 RC Leiden, The Netherlands. l.c.de_wreede@lumc.nl&lt;/auth-address&gt;&lt;titles&gt;&lt;title&gt;The mstate package for estimation and prediction in non- and semi-parametric multi-state and competing risks models&lt;/title&gt;&lt;secondary-title&gt;Comput Methods Programs Biomed&lt;/secondary-title&gt;&lt;/titles&gt;&lt;periodical&gt;&lt;full-title&gt;Comput Methods Programs Biomed&lt;/full-title&gt;&lt;/periodical&gt;&lt;pages&gt;261-74&lt;/pages&gt;&lt;volume&gt;99&lt;/volume&gt;&lt;number&gt;3&lt;/number&gt;&lt;edition&gt;2010/03/17&lt;/edition&gt;&lt;keywords&gt;&lt;keyword&gt;Algorithms&lt;/keyword&gt;&lt;keyword&gt;Data Interpretation, Statistical&lt;/keyword&gt;&lt;keyword&gt;Humans&lt;/keyword&gt;&lt;keyword&gt;Liver Cirrhosis&lt;/keyword&gt;&lt;keyword&gt;Markov Chains&lt;/keyword&gt;&lt;keyword&gt;Models, Statistical&lt;/keyword&gt;&lt;keyword&gt;Multivariate Analysis&lt;/keyword&gt;&lt;keyword&gt;Normal Distribution&lt;/keyword&gt;&lt;keyword&gt;Proportional Hazards Models&lt;/keyword&gt;&lt;keyword&gt;Regression Analysis&lt;/keyword&gt;&lt;keyword&gt;Risk Assessment/methods&lt;/keyword&gt;&lt;keyword&gt;*Software&lt;/keyword&gt;&lt;keyword&gt;*Statistics, Nonparametric&lt;/keyword&gt;&lt;keyword&gt;*Survival Analysis&lt;/keyword&gt;&lt;/keywords&gt;&lt;dates&gt;&lt;year&gt;2010&lt;/year&gt;&lt;pub-dates&gt;&lt;date&gt;Sep&lt;/date&gt;&lt;/pub-dates&gt;&lt;/dates&gt;&lt;isbn&gt;1872-7565 (Electronic)&amp;#xD;0169-2607 (Linking)&lt;/isbn&gt;&lt;accession-num&gt;20227129&lt;/accession-num&gt;&lt;urls&gt;&lt;related-urls&gt;&lt;url&gt;https://www.ncbi.nlm.nih.gov/pubmed/20227129&lt;/url&gt;&lt;/related-urls&gt;&lt;/urls&gt;&lt;electronic-resource-num&gt;10.1016/j.cmpb.2010.01.001&lt;/electronic-resource-num&gt;&lt;/record&gt;&lt;/Cite&gt;&lt;/EndNote&gt;</w:instrText>
      </w:r>
      <w:r w:rsidRPr="003F6C7A">
        <w:rPr>
          <w:rFonts w:ascii="Times New Roman" w:hAnsi="Times New Roman" w:cs="Times New Roman"/>
          <w:color w:val="000000" w:themeColor="text1"/>
        </w:rPr>
        <w:fldChar w:fldCharType="separate"/>
      </w:r>
      <w:r w:rsidRPr="003F6C7A">
        <w:rPr>
          <w:rFonts w:ascii="Times New Roman" w:hAnsi="Times New Roman" w:cs="Times New Roman"/>
          <w:noProof/>
          <w:color w:val="000000" w:themeColor="text1"/>
          <w:vertAlign w:val="superscript"/>
        </w:rPr>
        <w:t>8</w:t>
      </w:r>
      <w:r w:rsidRPr="003F6C7A">
        <w:rPr>
          <w:rFonts w:ascii="Times New Roman" w:hAnsi="Times New Roman" w:cs="Times New Roman"/>
          <w:color w:val="000000" w:themeColor="text1"/>
        </w:rPr>
        <w:fldChar w:fldCharType="end"/>
      </w:r>
      <w:r w:rsidRPr="003F6C7A">
        <w:rPr>
          <w:rFonts w:ascii="Times New Roman" w:hAnsi="Times New Roman" w:cs="Times New Roman"/>
          <w:color w:val="000000" w:themeColor="text1"/>
        </w:rPr>
        <w:t xml:space="preserve"> Third, the substates memorize past history and indicate multimorbidity status, which better characterize course of chronic disease.</w:t>
      </w:r>
      <w:r w:rsidRPr="003F6C7A">
        <w:rPr>
          <w:rFonts w:ascii="Times New Roman" w:eastAsia="Times New Roman" w:hAnsi="Times New Roman" w:cs="Times New Roman"/>
          <w:color w:val="000000"/>
          <w:kern w:val="0"/>
          <w:bdr w:val="none" w:sz="0" w:space="0" w:color="auto" w:frame="1"/>
          <w:lang w:eastAsia="zh-CN"/>
          <w14:ligatures w14:val="none"/>
        </w:rPr>
        <w:t>” (page</w:t>
      </w:r>
      <w:r w:rsidR="00BA40C1" w:rsidRPr="003F6C7A">
        <w:rPr>
          <w:rFonts w:ascii="Times New Roman" w:eastAsia="Times New Roman" w:hAnsi="Times New Roman" w:cs="Times New Roman"/>
          <w:color w:val="000000"/>
          <w:kern w:val="0"/>
          <w:bdr w:val="none" w:sz="0" w:space="0" w:color="auto" w:frame="1"/>
          <w:lang w:eastAsia="zh-CN"/>
          <w14:ligatures w14:val="none"/>
        </w:rPr>
        <w:t xml:space="preserve"> 4</w:t>
      </w:r>
      <w:r w:rsidRPr="003F6C7A">
        <w:rPr>
          <w:rFonts w:ascii="Times New Roman" w:eastAsia="Times New Roman" w:hAnsi="Times New Roman" w:cs="Times New Roman"/>
          <w:color w:val="000000"/>
          <w:kern w:val="0"/>
          <w:bdr w:val="none" w:sz="0" w:space="0" w:color="auto" w:frame="1"/>
          <w:lang w:eastAsia="zh-CN"/>
          <w14:ligatures w14:val="none"/>
        </w:rPr>
        <w:t>)</w:t>
      </w:r>
    </w:p>
    <w:p w14:paraId="20B01C64" w14:textId="77777777" w:rsidR="003F6C7A" w:rsidRDefault="003F6C7A" w:rsidP="008E3FFA">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30C684F4" w14:textId="175E88BB" w:rsidR="001A5A76" w:rsidRPr="008E3FFA" w:rsidRDefault="003B7A4A" w:rsidP="008E3FFA">
      <w:pPr>
        <w:textAlignment w:val="baseline"/>
        <w:rPr>
          <w:rFonts w:ascii="Times New Roman" w:eastAsia="Times New Roman" w:hAnsi="Times New Roman" w:cs="Times New Roman"/>
          <w:color w:val="000000"/>
          <w:bdr w:val="none" w:sz="0" w:space="0" w:color="auto" w:frame="1"/>
        </w:rPr>
      </w:pPr>
      <w:r w:rsidRPr="003F6C7A">
        <w:rPr>
          <w:rFonts w:ascii="Times New Roman" w:eastAsia="Times New Roman" w:hAnsi="Times New Roman" w:cs="Times New Roman"/>
          <w:color w:val="000000"/>
          <w:kern w:val="0"/>
          <w:bdr w:val="none" w:sz="0" w:space="0" w:color="auto" w:frame="1"/>
          <w:lang w:eastAsia="zh-CN"/>
          <w14:ligatures w14:val="none"/>
        </w:rPr>
        <w:t>“</w:t>
      </w:r>
      <w:r w:rsidRPr="003F6C7A">
        <w:rPr>
          <w:rFonts w:ascii="Times New Roman" w:hAnsi="Times New Roman" w:cs="Times New Roman"/>
          <w:color w:val="000000"/>
          <w:bdr w:val="none" w:sz="0" w:space="0" w:color="auto" w:frame="1"/>
        </w:rPr>
        <w:t xml:space="preserve">By allowing past states to affect future states, our non-Markov framework is more suitable to describe the course of chronic disease. First, by conditioning on past history, the transition rates between substates provide a more precise estimation of chronic disease progression. Second, the substates generated using our framework track disease history and indicates multimorbidity, which better characterize the course of chronic disease. </w:t>
      </w:r>
      <w:r w:rsidRPr="003F6C7A">
        <w:rPr>
          <w:rFonts w:ascii="Times New Roman" w:eastAsia="Times New Roman" w:hAnsi="Times New Roman" w:cs="Times New Roman"/>
          <w:color w:val="000000"/>
          <w:kern w:val="0"/>
          <w:bdr w:val="none" w:sz="0" w:space="0" w:color="auto" w:frame="1"/>
          <w:lang w:eastAsia="zh-CN"/>
          <w14:ligatures w14:val="none"/>
        </w:rPr>
        <w:t>” (page</w:t>
      </w:r>
      <w:r w:rsidR="003F6C7A" w:rsidRPr="003F6C7A">
        <w:rPr>
          <w:rFonts w:ascii="Times New Roman" w:eastAsia="Times New Roman" w:hAnsi="Times New Roman" w:cs="Times New Roman"/>
          <w:color w:val="000000"/>
          <w:kern w:val="0"/>
          <w:bdr w:val="none" w:sz="0" w:space="0" w:color="auto" w:frame="1"/>
          <w:lang w:eastAsia="zh-CN"/>
          <w14:ligatures w14:val="none"/>
        </w:rPr>
        <w:t xml:space="preserve"> 15</w:t>
      </w:r>
      <w:r w:rsidRPr="003F6C7A">
        <w:rPr>
          <w:rFonts w:ascii="Times New Roman" w:eastAsia="Times New Roman" w:hAnsi="Times New Roman" w:cs="Times New Roman"/>
          <w:color w:val="000000"/>
          <w:kern w:val="0"/>
          <w:bdr w:val="none" w:sz="0" w:space="0" w:color="auto" w:frame="1"/>
          <w:lang w:eastAsia="zh-CN"/>
          <w14:ligatures w14:val="none"/>
        </w:rPr>
        <w:t>)</w:t>
      </w:r>
      <w:r w:rsidR="001A5A76" w:rsidRPr="00EC21C3">
        <w:rPr>
          <w:rFonts w:ascii="Times New Roman" w:eastAsia="Times New Roman" w:hAnsi="Times New Roman" w:cs="Times New Roman"/>
          <w:b/>
          <w:bCs/>
          <w:color w:val="000000"/>
          <w:kern w:val="0"/>
          <w:bdr w:val="none" w:sz="0" w:space="0" w:color="auto" w:frame="1"/>
          <w:lang w:eastAsia="zh-CN"/>
          <w14:ligatures w14:val="none"/>
        </w:rPr>
        <w:br/>
      </w:r>
    </w:p>
    <w:p w14:paraId="05F6415C" w14:textId="5812971E" w:rsidR="00A96CB5" w:rsidRDefault="00A96CB5" w:rsidP="00EC21C3">
      <w:pPr>
        <w:textAlignment w:val="baseline"/>
        <w:rPr>
          <w:rFonts w:ascii="Arial" w:hAnsi="Arial" w:cs="Arial"/>
          <w:color w:val="000000" w:themeColor="text1"/>
          <w:sz w:val="22"/>
          <w:szCs w:val="22"/>
          <w:shd w:val="clear" w:color="auto" w:fill="FFFFFF"/>
        </w:rPr>
      </w:pPr>
    </w:p>
    <w:p w14:paraId="44891E5A" w14:textId="1DD46FC0" w:rsidR="00EC21C3" w:rsidRPr="000C162A" w:rsidRDefault="00EC21C3" w:rsidP="684C3620">
      <w:pPr>
        <w:textAlignment w:val="baseline"/>
        <w:rPr>
          <w:rFonts w:ascii="Times New Roman" w:eastAsia="Times New Roman" w:hAnsi="Times New Roman" w:cs="Times New Roman"/>
          <w:b/>
          <w:bCs/>
          <w:color w:val="000000" w:themeColor="text1"/>
          <w:lang w:eastAsia="zh-CN"/>
        </w:rPr>
      </w:pPr>
      <w:r w:rsidRPr="00EC21C3">
        <w:rPr>
          <w:rFonts w:ascii="Times New Roman" w:eastAsia="Times New Roman" w:hAnsi="Times New Roman" w:cs="Times New Roman"/>
          <w:b/>
          <w:bCs/>
          <w:color w:val="000000"/>
          <w:kern w:val="0"/>
          <w:bdr w:val="none" w:sz="0" w:space="0" w:color="auto" w:frame="1"/>
          <w:lang w:eastAsia="zh-CN"/>
          <w14:ligatures w14:val="none"/>
        </w:rPr>
        <w:lastRenderedPageBreak/>
        <w:t>REVIEWER REPORTS</w:t>
      </w:r>
      <w:r w:rsidRPr="00EC21C3">
        <w:rPr>
          <w:rFonts w:ascii="Times New Roman" w:eastAsia="Times New Roman" w:hAnsi="Times New Roman" w:cs="Times New Roman"/>
          <w:b/>
          <w:bCs/>
          <w:color w:val="000000"/>
          <w:kern w:val="0"/>
          <w:bdr w:val="none" w:sz="0" w:space="0" w:color="auto" w:frame="1"/>
          <w:lang w:eastAsia="zh-CN"/>
          <w14:ligatures w14:val="none"/>
        </w:rPr>
        <w:br/>
      </w:r>
      <w:r w:rsidRPr="00EC21C3">
        <w:rPr>
          <w:rFonts w:ascii="Times New Roman" w:eastAsia="Times New Roman" w:hAnsi="Times New Roman" w:cs="Times New Roman"/>
          <w:b/>
          <w:bCs/>
          <w:color w:val="000000"/>
          <w:kern w:val="0"/>
          <w:bdr w:val="none" w:sz="0" w:space="0" w:color="auto" w:frame="1"/>
          <w:lang w:eastAsia="zh-CN"/>
          <w14:ligatures w14:val="none"/>
        </w:rPr>
        <w:br/>
        <w:t>Reviewer Comments:</w:t>
      </w:r>
      <w:r w:rsidRPr="00EC21C3">
        <w:rPr>
          <w:rFonts w:ascii="Times New Roman" w:eastAsia="Times New Roman" w:hAnsi="Times New Roman" w:cs="Times New Roman"/>
          <w:b/>
          <w:bCs/>
          <w:color w:val="000000"/>
          <w:kern w:val="0"/>
          <w:bdr w:val="none" w:sz="0" w:space="0" w:color="auto" w:frame="1"/>
          <w:lang w:eastAsia="zh-CN"/>
          <w14:ligatures w14:val="none"/>
        </w:rPr>
        <w:br/>
      </w:r>
      <w:r w:rsidRPr="00EC21C3">
        <w:rPr>
          <w:rFonts w:ascii="Times New Roman" w:eastAsia="Times New Roman" w:hAnsi="Times New Roman" w:cs="Times New Roman"/>
          <w:b/>
          <w:bCs/>
          <w:color w:val="000000"/>
          <w:kern w:val="0"/>
          <w:bdr w:val="none" w:sz="0" w:space="0" w:color="auto" w:frame="1"/>
          <w:lang w:eastAsia="zh-CN"/>
          <w14:ligatures w14:val="none"/>
        </w:rPr>
        <w:br/>
        <w:t>Reviewer 1</w:t>
      </w:r>
      <w:r w:rsidRPr="00EC21C3">
        <w:rPr>
          <w:rFonts w:ascii="Times New Roman" w:eastAsia="Times New Roman" w:hAnsi="Times New Roman" w:cs="Times New Roman"/>
          <w:b/>
          <w:bCs/>
          <w:color w:val="000000"/>
          <w:kern w:val="0"/>
          <w:bdr w:val="none" w:sz="0" w:space="0" w:color="auto" w:frame="1"/>
          <w:lang w:eastAsia="zh-CN"/>
          <w14:ligatures w14:val="none"/>
        </w:rPr>
        <w:br/>
        <w:t>This article clearly presents a novel non-Markov framework to better estimate the course of chronic disease progression. The authors described their framework in an easy-to-understand way and use a practical example to illustrate their findings. Hereby comments for further modifications, most of which are minor suggestions.</w:t>
      </w:r>
      <w:r w:rsidRPr="00EC21C3">
        <w:rPr>
          <w:rFonts w:ascii="Times New Roman" w:eastAsia="Times New Roman" w:hAnsi="Times New Roman" w:cs="Times New Roman"/>
          <w:b/>
          <w:bCs/>
          <w:color w:val="000000"/>
          <w:kern w:val="0"/>
          <w:bdr w:val="none" w:sz="0" w:space="0" w:color="auto" w:frame="1"/>
          <w:lang w:eastAsia="zh-CN"/>
          <w14:ligatures w14:val="none"/>
        </w:rPr>
        <w:br/>
      </w:r>
      <w:r w:rsidRPr="00EC21C3">
        <w:rPr>
          <w:rFonts w:ascii="Times New Roman" w:eastAsia="Times New Roman" w:hAnsi="Times New Roman" w:cs="Times New Roman"/>
          <w:b/>
          <w:bCs/>
          <w:color w:val="000000"/>
          <w:kern w:val="0"/>
          <w:bdr w:val="none" w:sz="0" w:space="0" w:color="auto" w:frame="1"/>
          <w:lang w:eastAsia="zh-CN"/>
          <w14:ligatures w14:val="none"/>
        </w:rPr>
        <w:br/>
        <w:t>Major:</w:t>
      </w:r>
      <w:r w:rsidRPr="00EC21C3">
        <w:rPr>
          <w:rFonts w:ascii="Times New Roman" w:eastAsia="Times New Roman" w:hAnsi="Times New Roman" w:cs="Times New Roman"/>
          <w:b/>
          <w:bCs/>
          <w:color w:val="000000"/>
          <w:kern w:val="0"/>
          <w:bdr w:val="none" w:sz="0" w:space="0" w:color="auto" w:frame="1"/>
          <w:lang w:eastAsia="zh-CN"/>
          <w14:ligatures w14:val="none"/>
        </w:rPr>
        <w:br/>
      </w:r>
      <w:r w:rsidR="00B07FC8">
        <w:rPr>
          <w:rFonts w:ascii="Times New Roman" w:eastAsia="Times New Roman" w:hAnsi="Times New Roman" w:cs="Times New Roman"/>
          <w:b/>
          <w:bCs/>
          <w:color w:val="000000"/>
          <w:kern w:val="0"/>
          <w:bdr w:val="none" w:sz="0" w:space="0" w:color="auto" w:frame="1"/>
          <w:lang w:eastAsia="zh-CN"/>
          <w14:ligatures w14:val="none"/>
        </w:rPr>
        <w:t xml:space="preserve">1. </w:t>
      </w:r>
      <w:r w:rsidRPr="00EC21C3">
        <w:rPr>
          <w:rFonts w:ascii="Times New Roman" w:eastAsia="Times New Roman" w:hAnsi="Times New Roman" w:cs="Times New Roman"/>
          <w:b/>
          <w:bCs/>
          <w:color w:val="000000"/>
          <w:kern w:val="0"/>
          <w:bdr w:val="none" w:sz="0" w:space="0" w:color="auto" w:frame="1"/>
          <w:lang w:eastAsia="zh-CN"/>
          <w14:ligatures w14:val="none"/>
        </w:rPr>
        <w:t xml:space="preserve">The discussion section lacks a methodological implication of the study. It is mainly a methodological paper submitted to a methodological journal but the current discussion still focusses only on the implication of the case study. Authors can consider to add a paragraph </w:t>
      </w:r>
      <w:r w:rsidRPr="009C363F">
        <w:rPr>
          <w:rFonts w:ascii="Times New Roman" w:eastAsia="Times New Roman" w:hAnsi="Times New Roman" w:cs="Times New Roman"/>
          <w:b/>
          <w:bCs/>
          <w:color w:val="000000"/>
          <w:kern w:val="0"/>
          <w:bdr w:val="none" w:sz="0" w:space="0" w:color="auto" w:frame="1"/>
          <w:lang w:eastAsia="zh-CN"/>
          <w14:ligatures w14:val="none"/>
        </w:rPr>
        <w:t xml:space="preserve">discussing the following: How this approach can compare with the current available ones ?(although it was mentioned briefly in intro but can be revisited for future users)/How this </w:t>
      </w:r>
      <w:r w:rsidRPr="000C162A">
        <w:rPr>
          <w:rFonts w:ascii="Times New Roman" w:eastAsia="Times New Roman" w:hAnsi="Times New Roman" w:cs="Times New Roman"/>
          <w:b/>
          <w:bCs/>
          <w:color w:val="000000"/>
          <w:kern w:val="0"/>
          <w:bdr w:val="none" w:sz="0" w:space="0" w:color="auto" w:frame="1"/>
          <w:lang w:eastAsia="zh-CN"/>
          <w14:ligatures w14:val="none"/>
        </w:rPr>
        <w:t>approach can compare with the semi-Markov model/process?</w:t>
      </w:r>
      <w:r w:rsidRPr="000C162A">
        <w:rPr>
          <w:rFonts w:ascii="Times New Roman" w:eastAsia="Times New Roman" w:hAnsi="Times New Roman" w:cs="Times New Roman"/>
          <w:b/>
          <w:bCs/>
          <w:color w:val="000000"/>
          <w:kern w:val="0"/>
          <w:bdr w:val="none" w:sz="0" w:space="0" w:color="auto" w:frame="1"/>
          <w:lang w:eastAsia="zh-CN"/>
          <w14:ligatures w14:val="none"/>
        </w:rPr>
        <w:br/>
      </w:r>
    </w:p>
    <w:p w14:paraId="22C1F20E" w14:textId="22660382" w:rsidR="00AA1E17" w:rsidRPr="000C162A" w:rsidRDefault="00682146" w:rsidP="00EC21C3">
      <w:pPr>
        <w:textAlignment w:val="baseline"/>
        <w:rPr>
          <w:rFonts w:ascii="Times New Roman" w:hAnsi="Times New Roman" w:cs="Times New Roman"/>
          <w:color w:val="000000"/>
          <w:bdr w:val="none" w:sz="0" w:space="0" w:color="auto" w:frame="1"/>
        </w:rPr>
      </w:pPr>
      <w:r w:rsidRPr="000C162A">
        <w:rPr>
          <w:rFonts w:ascii="Times New Roman" w:hAnsi="Times New Roman" w:cs="Times New Roman"/>
        </w:rPr>
        <w:t xml:space="preserve">This is a great suggestion. </w:t>
      </w:r>
      <w:r w:rsidR="004D6E24" w:rsidRPr="000C162A">
        <w:rPr>
          <w:rFonts w:ascii="Times New Roman" w:hAnsi="Times New Roman" w:cs="Times New Roman"/>
        </w:rPr>
        <w:t>In the 2</w:t>
      </w:r>
      <w:r w:rsidR="004D6E24" w:rsidRPr="000C162A">
        <w:rPr>
          <w:rFonts w:ascii="Times New Roman" w:hAnsi="Times New Roman" w:cs="Times New Roman"/>
          <w:vertAlign w:val="superscript"/>
        </w:rPr>
        <w:t>nd</w:t>
      </w:r>
      <w:r w:rsidR="004D6E24" w:rsidRPr="000C162A">
        <w:rPr>
          <w:rFonts w:ascii="Times New Roman" w:hAnsi="Times New Roman" w:cs="Times New Roman"/>
        </w:rPr>
        <w:t xml:space="preserve"> </w:t>
      </w:r>
      <w:r w:rsidRPr="000C162A">
        <w:rPr>
          <w:rFonts w:ascii="Times New Roman" w:hAnsi="Times New Roman" w:cs="Times New Roman"/>
        </w:rPr>
        <w:t>paragrap</w:t>
      </w:r>
      <w:r w:rsidR="00CC7205" w:rsidRPr="000C162A">
        <w:rPr>
          <w:rFonts w:ascii="Times New Roman" w:hAnsi="Times New Roman" w:cs="Times New Roman"/>
        </w:rPr>
        <w:t>h</w:t>
      </w:r>
      <w:r w:rsidR="004D6E24" w:rsidRPr="000C162A">
        <w:rPr>
          <w:rFonts w:ascii="Times New Roman" w:hAnsi="Times New Roman" w:cs="Times New Roman"/>
        </w:rPr>
        <w:t xml:space="preserve"> of the discussion section, we</w:t>
      </w:r>
      <w:r w:rsidR="009C363F" w:rsidRPr="000C162A">
        <w:rPr>
          <w:rFonts w:ascii="Times New Roman" w:hAnsi="Times New Roman" w:cs="Times New Roman"/>
        </w:rPr>
        <w:t xml:space="preserve"> </w:t>
      </w:r>
      <w:r w:rsidR="00CC7205" w:rsidRPr="000C162A">
        <w:rPr>
          <w:rFonts w:ascii="Times New Roman" w:hAnsi="Times New Roman" w:cs="Times New Roman"/>
        </w:rPr>
        <w:t>compare</w:t>
      </w:r>
      <w:r w:rsidR="009C363F" w:rsidRPr="000C162A">
        <w:rPr>
          <w:rFonts w:ascii="Times New Roman" w:hAnsi="Times New Roman" w:cs="Times New Roman"/>
        </w:rPr>
        <w:t>d</w:t>
      </w:r>
      <w:r w:rsidR="00CC7205" w:rsidRPr="000C162A">
        <w:rPr>
          <w:rFonts w:ascii="Times New Roman" w:hAnsi="Times New Roman" w:cs="Times New Roman"/>
        </w:rPr>
        <w:t xml:space="preserve"> our approach to Markov and semi-Markov process. We </w:t>
      </w:r>
      <w:r w:rsidR="00EC47F6" w:rsidRPr="000C162A">
        <w:rPr>
          <w:rFonts w:ascii="Times New Roman" w:hAnsi="Times New Roman" w:cs="Times New Roman"/>
        </w:rPr>
        <w:t>discussed</w:t>
      </w:r>
      <w:r w:rsidR="00CC7205" w:rsidRPr="000C162A">
        <w:rPr>
          <w:rFonts w:ascii="Times New Roman" w:hAnsi="Times New Roman" w:cs="Times New Roman"/>
        </w:rPr>
        <w:t xml:space="preserve"> </w:t>
      </w:r>
      <w:r w:rsidR="00854CB8" w:rsidRPr="000C162A">
        <w:rPr>
          <w:rFonts w:ascii="Times New Roman" w:hAnsi="Times New Roman" w:cs="Times New Roman"/>
        </w:rPr>
        <w:t xml:space="preserve">the </w:t>
      </w:r>
      <w:r w:rsidR="00EC47F6" w:rsidRPr="000C162A">
        <w:rPr>
          <w:rFonts w:ascii="Times New Roman" w:hAnsi="Times New Roman" w:cs="Times New Roman"/>
        </w:rPr>
        <w:t xml:space="preserve">implication </w:t>
      </w:r>
      <w:r w:rsidR="00854CB8" w:rsidRPr="000C162A">
        <w:rPr>
          <w:rFonts w:ascii="Times New Roman" w:hAnsi="Times New Roman" w:cs="Times New Roman"/>
        </w:rPr>
        <w:t xml:space="preserve">of our </w:t>
      </w:r>
      <w:r w:rsidR="00EC47F6" w:rsidRPr="000C162A">
        <w:rPr>
          <w:rFonts w:ascii="Times New Roman" w:hAnsi="Times New Roman" w:cs="Times New Roman"/>
        </w:rPr>
        <w:t>method</w:t>
      </w:r>
      <w:r w:rsidR="00854CB8" w:rsidRPr="000C162A">
        <w:rPr>
          <w:rFonts w:ascii="Times New Roman" w:hAnsi="Times New Roman" w:cs="Times New Roman"/>
        </w:rPr>
        <w:t xml:space="preserve"> as “</w:t>
      </w:r>
      <w:r w:rsidR="000C162A" w:rsidRPr="000C162A">
        <w:rPr>
          <w:rFonts w:ascii="Times New Roman" w:hAnsi="Times New Roman" w:cs="Times New Roman"/>
          <w:color w:val="000000"/>
          <w:bdr w:val="none" w:sz="0" w:space="0" w:color="auto" w:frame="1"/>
        </w:rPr>
        <w:t>First, by conditioning on past history, the transition rates between substates provide a more precise estimation of chronic disease progression. Second, the substates generated using our framework track past disease states and inform multimorbidity, transition rates between substates may be used to derive summary metrics to characterize the course of chronic disease, which is an interesting direction for future research</w:t>
      </w:r>
      <w:r w:rsidR="00854CB8" w:rsidRPr="000C162A">
        <w:rPr>
          <w:rFonts w:ascii="Times New Roman" w:hAnsi="Times New Roman" w:cs="Times New Roman"/>
          <w:color w:val="000000"/>
          <w:bdr w:val="none" w:sz="0" w:space="0" w:color="auto" w:frame="1"/>
        </w:rPr>
        <w:t xml:space="preserve">.” (page </w:t>
      </w:r>
      <w:r w:rsidR="00AA1E17" w:rsidRPr="000C162A">
        <w:rPr>
          <w:rFonts w:ascii="Times New Roman" w:hAnsi="Times New Roman" w:cs="Times New Roman"/>
          <w:color w:val="000000"/>
          <w:bdr w:val="none" w:sz="0" w:space="0" w:color="auto" w:frame="1"/>
        </w:rPr>
        <w:t>15</w:t>
      </w:r>
      <w:r w:rsidR="00854CB8" w:rsidRPr="000C162A">
        <w:rPr>
          <w:rFonts w:ascii="Times New Roman" w:hAnsi="Times New Roman" w:cs="Times New Roman"/>
          <w:color w:val="000000"/>
          <w:bdr w:val="none" w:sz="0" w:space="0" w:color="auto" w:frame="1"/>
        </w:rPr>
        <w:t>)</w:t>
      </w:r>
      <w:r w:rsidR="00AA1E17" w:rsidRPr="000C162A">
        <w:rPr>
          <w:rFonts w:ascii="Times New Roman" w:hAnsi="Times New Roman" w:cs="Times New Roman"/>
          <w:color w:val="000000"/>
          <w:bdr w:val="none" w:sz="0" w:space="0" w:color="auto" w:frame="1"/>
        </w:rPr>
        <w:t>.</w:t>
      </w:r>
    </w:p>
    <w:p w14:paraId="2ACC97B3" w14:textId="77777777" w:rsidR="00AA1E17" w:rsidRPr="009C363F" w:rsidRDefault="00AA1E17" w:rsidP="00EC21C3">
      <w:pPr>
        <w:textAlignment w:val="baseline"/>
        <w:rPr>
          <w:rFonts w:ascii="Times New Roman" w:hAnsi="Times New Roman" w:cs="Times New Roman"/>
          <w:color w:val="000000"/>
          <w:bdr w:val="none" w:sz="0" w:space="0" w:color="auto" w:frame="1"/>
        </w:rPr>
      </w:pPr>
    </w:p>
    <w:p w14:paraId="5E06786E" w14:textId="1BA5BA1E" w:rsidR="00CC7205" w:rsidRPr="009C363F" w:rsidRDefault="00AA1E17" w:rsidP="00EC21C3">
      <w:pPr>
        <w:textAlignment w:val="baseline"/>
        <w:rPr>
          <w:rFonts w:ascii="Times New Roman" w:hAnsi="Times New Roman" w:cs="Times New Roman"/>
        </w:rPr>
      </w:pPr>
      <w:r w:rsidRPr="009C363F">
        <w:rPr>
          <w:rFonts w:ascii="Times New Roman" w:hAnsi="Times New Roman" w:cs="Times New Roman"/>
          <w:color w:val="000000"/>
          <w:bdr w:val="none" w:sz="0" w:space="0" w:color="auto" w:frame="1"/>
        </w:rPr>
        <w:t xml:space="preserve">Moreover, we added two more paragraphs to talk about </w:t>
      </w:r>
      <w:r w:rsidR="000B1FF9" w:rsidRPr="009C363F">
        <w:rPr>
          <w:rFonts w:ascii="Times New Roman" w:hAnsi="Times New Roman" w:cs="Times New Roman"/>
          <w:color w:val="000000"/>
          <w:bdr w:val="none" w:sz="0" w:space="0" w:color="auto" w:frame="1"/>
        </w:rPr>
        <w:t xml:space="preserve">the methodology. </w:t>
      </w:r>
      <w:r w:rsidR="00EC47F6" w:rsidRPr="009C363F">
        <w:rPr>
          <w:rFonts w:ascii="Times New Roman" w:hAnsi="Times New Roman" w:cs="Times New Roman"/>
          <w:color w:val="000000"/>
          <w:bdr w:val="none" w:sz="0" w:space="0" w:color="auto" w:frame="1"/>
        </w:rPr>
        <w:t xml:space="preserve">In </w:t>
      </w:r>
      <w:r w:rsidR="009C363F" w:rsidRPr="009C363F">
        <w:rPr>
          <w:rFonts w:ascii="Times New Roman" w:hAnsi="Times New Roman" w:cs="Times New Roman"/>
          <w:color w:val="000000"/>
          <w:bdr w:val="none" w:sz="0" w:space="0" w:color="auto" w:frame="1"/>
        </w:rPr>
        <w:t>the 3</w:t>
      </w:r>
      <w:r w:rsidR="009C363F" w:rsidRPr="009C363F">
        <w:rPr>
          <w:rFonts w:ascii="Times New Roman" w:hAnsi="Times New Roman" w:cs="Times New Roman"/>
          <w:color w:val="000000"/>
          <w:bdr w:val="none" w:sz="0" w:space="0" w:color="auto" w:frame="1"/>
          <w:vertAlign w:val="superscript"/>
        </w:rPr>
        <w:t>rd</w:t>
      </w:r>
      <w:r w:rsidR="009C363F" w:rsidRPr="009C363F">
        <w:rPr>
          <w:rFonts w:ascii="Times New Roman" w:hAnsi="Times New Roman" w:cs="Times New Roman"/>
          <w:color w:val="000000"/>
          <w:bdr w:val="none" w:sz="0" w:space="0" w:color="auto" w:frame="1"/>
        </w:rPr>
        <w:t xml:space="preserve"> </w:t>
      </w:r>
      <w:r w:rsidR="00D35B7A" w:rsidRPr="009C363F">
        <w:rPr>
          <w:rFonts w:ascii="Times New Roman" w:hAnsi="Times New Roman" w:cs="Times New Roman"/>
          <w:color w:val="000000"/>
          <w:bdr w:val="none" w:sz="0" w:space="0" w:color="auto" w:frame="1"/>
        </w:rPr>
        <w:t>paragraph</w:t>
      </w:r>
      <w:r w:rsidR="00EC47F6" w:rsidRPr="009C363F">
        <w:rPr>
          <w:rFonts w:ascii="Times New Roman" w:hAnsi="Times New Roman" w:cs="Times New Roman"/>
          <w:color w:val="000000"/>
          <w:bdr w:val="none" w:sz="0" w:space="0" w:color="auto" w:frame="1"/>
        </w:rPr>
        <w:t xml:space="preserve">, </w:t>
      </w:r>
      <w:r w:rsidR="00EC47F6" w:rsidRPr="009C363F">
        <w:rPr>
          <w:rFonts w:ascii="Times New Roman" w:hAnsi="Times New Roman" w:cs="Times New Roman"/>
        </w:rPr>
        <w:t xml:space="preserve">we discussed the findings from the simulation study, and explained the reasons for the relatively low coverage rate of Weibull. In the </w:t>
      </w:r>
      <w:r w:rsidR="009C363F" w:rsidRPr="009C363F">
        <w:rPr>
          <w:rFonts w:ascii="Times New Roman" w:hAnsi="Times New Roman" w:cs="Times New Roman"/>
        </w:rPr>
        <w:t>4</w:t>
      </w:r>
      <w:r w:rsidR="009C363F" w:rsidRPr="009C363F">
        <w:rPr>
          <w:rFonts w:ascii="Times New Roman" w:hAnsi="Times New Roman" w:cs="Times New Roman"/>
          <w:vertAlign w:val="superscript"/>
        </w:rPr>
        <w:t>th</w:t>
      </w:r>
      <w:r w:rsidR="009C363F" w:rsidRPr="009C363F">
        <w:rPr>
          <w:rFonts w:ascii="Times New Roman" w:hAnsi="Times New Roman" w:cs="Times New Roman"/>
        </w:rPr>
        <w:t xml:space="preserve"> </w:t>
      </w:r>
      <w:r w:rsidR="009C363F" w:rsidRPr="009C363F">
        <w:rPr>
          <w:rFonts w:ascii="Times New Roman" w:hAnsi="Times New Roman" w:cs="Times New Roman"/>
          <w:color w:val="000000"/>
          <w:bdr w:val="none" w:sz="0" w:space="0" w:color="auto" w:frame="1"/>
        </w:rPr>
        <w:t xml:space="preserve">paragraph, we discussed how our method can be generalized to the backward transition scenario. </w:t>
      </w:r>
    </w:p>
    <w:p w14:paraId="1E362FA8" w14:textId="7B0D544B" w:rsidR="00EC21C3" w:rsidRPr="001D73D0" w:rsidRDefault="00EC21C3" w:rsidP="00EC21C3">
      <w:pPr>
        <w:textAlignment w:val="baseline"/>
        <w:rPr>
          <w:rFonts w:ascii="Times New Roman" w:hAnsi="Times New Roman" w:cs="Times New Roman"/>
        </w:rPr>
      </w:pPr>
    </w:p>
    <w:p w14:paraId="79967276" w14:textId="023440C0" w:rsidR="00EC21C3" w:rsidRPr="00EB2A6D" w:rsidRDefault="00EC21C3" w:rsidP="00EC21C3">
      <w:pPr>
        <w:textAlignment w:val="baseline"/>
        <w:rPr>
          <w:rFonts w:ascii="Times New Roman" w:eastAsia="Times New Roman" w:hAnsi="Times New Roman" w:cs="Times New Roman"/>
          <w:b/>
          <w:bCs/>
          <w:color w:val="000000"/>
          <w:kern w:val="0"/>
          <w:bdr w:val="none" w:sz="0" w:space="0" w:color="auto" w:frame="1"/>
          <w:lang w:eastAsia="zh-CN"/>
          <w14:ligatures w14:val="none"/>
        </w:rPr>
      </w:pPr>
      <w:r w:rsidRPr="00EC21C3">
        <w:rPr>
          <w:rFonts w:ascii="Times New Roman" w:eastAsia="Times New Roman" w:hAnsi="Times New Roman" w:cs="Times New Roman"/>
          <w:b/>
          <w:bCs/>
          <w:color w:val="000000"/>
          <w:kern w:val="0"/>
          <w:bdr w:val="none" w:sz="0" w:space="0" w:color="auto" w:frame="1"/>
          <w:lang w:eastAsia="zh-CN"/>
          <w14:ligatures w14:val="none"/>
        </w:rPr>
        <w:br/>
      </w:r>
      <w:r w:rsidR="00B07FC8">
        <w:rPr>
          <w:rFonts w:ascii="Times New Roman" w:eastAsia="Times New Roman" w:hAnsi="Times New Roman" w:cs="Times New Roman"/>
          <w:b/>
          <w:bCs/>
          <w:color w:val="000000"/>
          <w:kern w:val="0"/>
          <w:bdr w:val="none" w:sz="0" w:space="0" w:color="auto" w:frame="1"/>
          <w:lang w:eastAsia="zh-CN"/>
          <w14:ligatures w14:val="none"/>
        </w:rPr>
        <w:t xml:space="preserve">2. </w:t>
      </w:r>
      <w:r w:rsidRPr="00EC21C3">
        <w:rPr>
          <w:rFonts w:ascii="Times New Roman" w:eastAsia="Times New Roman" w:hAnsi="Times New Roman" w:cs="Times New Roman"/>
          <w:b/>
          <w:bCs/>
          <w:color w:val="000000"/>
          <w:kern w:val="0"/>
          <w:bdr w:val="none" w:sz="0" w:space="0" w:color="auto" w:frame="1"/>
          <w:lang w:eastAsia="zh-CN"/>
          <w14:ligatures w14:val="none"/>
        </w:rPr>
        <w:t>The limitation of the approach is also lacking. For example, only considered Weibull as the special case of exponential but other regular ones (i.e., log-logistic ) is lacking. The mean coverage rate of Weibull itself is also not very high. Why could be the cause? The finding is also somewhat not surprising at all cause for Markov process, the performance of both models works similarly, but if non-Markov model takes much longer time to estimate/simulate</w:t>
      </w:r>
      <w:r w:rsidRPr="00EB2A6D">
        <w:rPr>
          <w:rFonts w:ascii="Times New Roman" w:eastAsia="Times New Roman" w:hAnsi="Times New Roman" w:cs="Times New Roman"/>
          <w:b/>
          <w:bCs/>
          <w:color w:val="000000"/>
          <w:kern w:val="0"/>
          <w:bdr w:val="none" w:sz="0" w:space="0" w:color="auto" w:frame="1"/>
          <w:lang w:eastAsia="zh-CN"/>
          <w14:ligatures w14:val="none"/>
        </w:rPr>
        <w:t>, then why bother to shift to a non-Markov model?</w:t>
      </w:r>
    </w:p>
    <w:p w14:paraId="27DC7B4E" w14:textId="77777777" w:rsidR="00CF4916" w:rsidRPr="00EB2A6D" w:rsidRDefault="00CF4916" w:rsidP="6E183FA8">
      <w:pPr>
        <w:rPr>
          <w:rFonts w:ascii="Times New Roman" w:eastAsia="Times New Roman" w:hAnsi="Times New Roman" w:cs="Times New Roman"/>
          <w:color w:val="000000" w:themeColor="text1"/>
          <w:lang w:eastAsia="zh-CN"/>
        </w:rPr>
      </w:pPr>
    </w:p>
    <w:p w14:paraId="17A0C0DA" w14:textId="7D5F2AA8" w:rsidR="003876F7" w:rsidRPr="00803661" w:rsidRDefault="003876F7" w:rsidP="6E183FA8">
      <w:pPr>
        <w:rPr>
          <w:rFonts w:ascii="Times New Roman" w:eastAsia="Times New Roman" w:hAnsi="Times New Roman" w:cs="Times New Roman"/>
          <w:color w:val="000000"/>
          <w:kern w:val="0"/>
          <w:bdr w:val="none" w:sz="0" w:space="0" w:color="auto" w:frame="1"/>
          <w:lang w:eastAsia="zh-CN"/>
          <w14:ligatures w14:val="none"/>
        </w:rPr>
      </w:pPr>
      <w:r w:rsidRPr="00803661">
        <w:rPr>
          <w:rFonts w:ascii="Times New Roman" w:eastAsia="Times New Roman" w:hAnsi="Times New Roman" w:cs="Times New Roman"/>
          <w:color w:val="000000" w:themeColor="text1"/>
          <w:lang w:eastAsia="zh-CN"/>
        </w:rPr>
        <w:t xml:space="preserve">This is a great question about </w:t>
      </w:r>
      <w:r w:rsidRPr="00803661">
        <w:rPr>
          <w:rFonts w:ascii="Times New Roman" w:eastAsia="Times New Roman" w:hAnsi="Times New Roman" w:cs="Times New Roman"/>
          <w:color w:val="000000"/>
          <w:kern w:val="0"/>
          <w:bdr w:val="none" w:sz="0" w:space="0" w:color="auto" w:frame="1"/>
          <w:lang w:eastAsia="zh-CN"/>
          <w14:ligatures w14:val="none"/>
        </w:rPr>
        <w:t xml:space="preserve">the coverage rate of Weibull. </w:t>
      </w:r>
      <w:r w:rsidR="00003A1C" w:rsidRPr="00803661">
        <w:rPr>
          <w:rFonts w:ascii="Times New Roman" w:eastAsia="Times New Roman" w:hAnsi="Times New Roman" w:cs="Times New Roman"/>
          <w:color w:val="000000"/>
          <w:kern w:val="0"/>
          <w:bdr w:val="none" w:sz="0" w:space="0" w:color="auto" w:frame="1"/>
          <w:lang w:eastAsia="zh-CN"/>
          <w14:ligatures w14:val="none"/>
        </w:rPr>
        <w:t xml:space="preserve">We used </w:t>
      </w:r>
      <w:r w:rsidR="00003A1C" w:rsidRPr="00803661">
        <w:rPr>
          <w:rFonts w:ascii="Times New Roman" w:eastAsia="PingFang TC" w:hAnsi="Times New Roman" w:cs="Times New Roman"/>
          <w:color w:val="000000" w:themeColor="text1"/>
        </w:rPr>
        <w:t xml:space="preserve">Weibull distribution as an example </w:t>
      </w:r>
      <w:r w:rsidR="00EA5A9C" w:rsidRPr="00803661">
        <w:rPr>
          <w:rFonts w:ascii="Times New Roman" w:eastAsia="PingFang TC" w:hAnsi="Times New Roman" w:cs="Times New Roman"/>
          <w:color w:val="000000" w:themeColor="text1"/>
        </w:rPr>
        <w:t>for</w:t>
      </w:r>
      <w:r w:rsidR="00003A1C" w:rsidRPr="00803661">
        <w:rPr>
          <w:rFonts w:ascii="Times New Roman" w:eastAsia="PingFang TC" w:hAnsi="Times New Roman" w:cs="Times New Roman"/>
          <w:color w:val="000000" w:themeColor="text1"/>
        </w:rPr>
        <w:t xml:space="preserve"> non-constant rates</w:t>
      </w:r>
      <w:r w:rsidR="00EA5A9C" w:rsidRPr="00803661">
        <w:rPr>
          <w:rFonts w:ascii="Times New Roman" w:eastAsia="PingFang TC" w:hAnsi="Times New Roman" w:cs="Times New Roman"/>
          <w:color w:val="000000" w:themeColor="text1"/>
        </w:rPr>
        <w:t>, as</w:t>
      </w:r>
      <w:r w:rsidR="00003A1C" w:rsidRPr="00803661">
        <w:rPr>
          <w:rFonts w:ascii="Times New Roman" w:eastAsia="PingFang TC" w:hAnsi="Times New Roman" w:cs="Times New Roman"/>
          <w:color w:val="000000" w:themeColor="text1"/>
        </w:rPr>
        <w:t xml:space="preserve"> </w:t>
      </w:r>
      <w:del w:id="0" w:author="Lin, Feng-Chang" w:date="2024-08-20T13:55:00Z" w16du:dateUtc="2024-08-20T17:55:00Z">
        <w:r w:rsidR="00003A1C" w:rsidRPr="00803661" w:rsidDel="00BE2689">
          <w:rPr>
            <w:rFonts w:ascii="Times New Roman" w:eastAsia="PingFang TC" w:hAnsi="Times New Roman" w:cs="Times New Roman"/>
            <w:color w:val="000000" w:themeColor="text1"/>
          </w:rPr>
          <w:delText>Weilbull</w:delText>
        </w:r>
      </w:del>
      <w:ins w:id="1" w:author="Lin, Feng-Chang" w:date="2024-08-20T13:55:00Z" w16du:dateUtc="2024-08-20T17:55:00Z">
        <w:r w:rsidR="00BE2689" w:rsidRPr="00803661">
          <w:rPr>
            <w:rFonts w:ascii="Times New Roman" w:eastAsia="PingFang TC" w:hAnsi="Times New Roman" w:cs="Times New Roman"/>
            <w:color w:val="000000" w:themeColor="text1"/>
          </w:rPr>
          <w:t>Weibull</w:t>
        </w:r>
      </w:ins>
      <w:r w:rsidR="00003A1C" w:rsidRPr="00803661">
        <w:rPr>
          <w:rFonts w:ascii="Times New Roman" w:eastAsia="PingFang TC" w:hAnsi="Times New Roman" w:cs="Times New Roman"/>
          <w:color w:val="000000" w:themeColor="text1"/>
        </w:rPr>
        <w:t xml:space="preserve"> </w:t>
      </w:r>
      <w:r w:rsidR="004C2716" w:rsidRPr="00803661">
        <w:rPr>
          <w:rFonts w:ascii="Times New Roman" w:eastAsia="PingFang TC" w:hAnsi="Times New Roman" w:cs="Times New Roman"/>
          <w:color w:val="000000" w:themeColor="text1"/>
        </w:rPr>
        <w:t xml:space="preserve">distribution </w:t>
      </w:r>
      <w:r w:rsidR="00003A1C" w:rsidRPr="00803661">
        <w:rPr>
          <w:rFonts w:ascii="Times New Roman" w:eastAsia="PingFang TC" w:hAnsi="Times New Roman" w:cs="Times New Roman"/>
          <w:color w:val="000000" w:themeColor="text1"/>
        </w:rPr>
        <w:t>is common</w:t>
      </w:r>
      <w:r w:rsidR="004C2716" w:rsidRPr="00803661">
        <w:rPr>
          <w:rFonts w:ascii="Times New Roman" w:eastAsia="PingFang TC" w:hAnsi="Times New Roman" w:cs="Times New Roman"/>
          <w:color w:val="000000" w:themeColor="text1"/>
        </w:rPr>
        <w:t>ly</w:t>
      </w:r>
      <w:r w:rsidR="00003A1C" w:rsidRPr="00803661">
        <w:rPr>
          <w:rFonts w:ascii="Times New Roman" w:eastAsia="PingFang TC" w:hAnsi="Times New Roman" w:cs="Times New Roman"/>
          <w:color w:val="000000" w:themeColor="text1"/>
        </w:rPr>
        <w:t xml:space="preserve"> </w:t>
      </w:r>
      <w:r w:rsidR="004C2716" w:rsidRPr="00803661">
        <w:rPr>
          <w:rFonts w:ascii="Times New Roman" w:hAnsi="Times New Roman" w:cs="Times New Roman"/>
          <w:color w:val="202122"/>
          <w:shd w:val="clear" w:color="auto" w:fill="FFFFFF"/>
        </w:rPr>
        <w:t xml:space="preserve">used to model </w:t>
      </w:r>
      <w:r w:rsidR="00EA5A9C" w:rsidRPr="00803661">
        <w:rPr>
          <w:rFonts w:ascii="Times New Roman" w:hAnsi="Times New Roman" w:cs="Times New Roman"/>
          <w:color w:val="202122"/>
          <w:shd w:val="clear" w:color="auto" w:fill="FFFFFF"/>
        </w:rPr>
        <w:t>hazard</w:t>
      </w:r>
      <w:r w:rsidR="00003A1C" w:rsidRPr="00803661">
        <w:rPr>
          <w:rFonts w:ascii="Times New Roman" w:eastAsia="PingFang TC" w:hAnsi="Times New Roman" w:cs="Times New Roman"/>
          <w:color w:val="000000" w:themeColor="text1"/>
        </w:rPr>
        <w:t xml:space="preserve">. </w:t>
      </w:r>
      <w:r w:rsidR="00EA5A9C" w:rsidRPr="00803661">
        <w:rPr>
          <w:rFonts w:ascii="Times New Roman" w:eastAsia="Times New Roman" w:hAnsi="Times New Roman" w:cs="Times New Roman"/>
          <w:color w:val="000000"/>
          <w:kern w:val="0"/>
          <w:bdr w:val="none" w:sz="0" w:space="0" w:color="auto" w:frame="1"/>
          <w:lang w:eastAsia="zh-CN"/>
          <w14:ligatures w14:val="none"/>
        </w:rPr>
        <w:t>In simulation study, although non-Markov models gave higher coverage rates under non-Markov process, the c</w:t>
      </w:r>
      <w:r w:rsidRPr="00803661">
        <w:rPr>
          <w:rFonts w:ascii="Times New Roman" w:eastAsia="Times New Roman" w:hAnsi="Times New Roman" w:cs="Times New Roman"/>
          <w:color w:val="000000"/>
          <w:kern w:val="0"/>
          <w:bdr w:val="none" w:sz="0" w:space="0" w:color="auto" w:frame="1"/>
          <w:lang w:eastAsia="zh-CN"/>
          <w14:ligatures w14:val="none"/>
        </w:rPr>
        <w:t xml:space="preserve">overage rate of Weibull was not high for Markov and non-Markov </w:t>
      </w:r>
      <w:r w:rsidR="00DA29BB" w:rsidRPr="00803661">
        <w:rPr>
          <w:rFonts w:ascii="Times New Roman" w:eastAsia="Times New Roman" w:hAnsi="Times New Roman" w:cs="Times New Roman"/>
          <w:color w:val="000000"/>
          <w:kern w:val="0"/>
          <w:bdr w:val="none" w:sz="0" w:space="0" w:color="auto" w:frame="1"/>
          <w:lang w:eastAsia="zh-CN"/>
          <w14:ligatures w14:val="none"/>
        </w:rPr>
        <w:t>models</w:t>
      </w:r>
      <w:r w:rsidR="00EA5A9C" w:rsidRPr="00803661">
        <w:rPr>
          <w:rFonts w:ascii="Times New Roman" w:eastAsia="Times New Roman" w:hAnsi="Times New Roman" w:cs="Times New Roman"/>
          <w:color w:val="000000"/>
          <w:kern w:val="0"/>
          <w:bdr w:val="none" w:sz="0" w:space="0" w:color="auto" w:frame="1"/>
          <w:lang w:eastAsia="zh-CN"/>
          <w14:ligatures w14:val="none"/>
        </w:rPr>
        <w:t xml:space="preserve">. </w:t>
      </w:r>
    </w:p>
    <w:p w14:paraId="7B67C2B8" w14:textId="77777777" w:rsidR="003876F7" w:rsidRPr="00803661" w:rsidRDefault="003876F7" w:rsidP="6E183FA8">
      <w:pPr>
        <w:rPr>
          <w:rFonts w:ascii="Times New Roman" w:eastAsia="Times New Roman" w:hAnsi="Times New Roman" w:cs="Times New Roman"/>
          <w:color w:val="000000"/>
          <w:kern w:val="0"/>
          <w:bdr w:val="none" w:sz="0" w:space="0" w:color="auto" w:frame="1"/>
          <w:lang w:eastAsia="zh-CN"/>
          <w14:ligatures w14:val="none"/>
        </w:rPr>
      </w:pPr>
    </w:p>
    <w:p w14:paraId="18C2C6A2" w14:textId="61AFFF1C" w:rsidR="00C246E0" w:rsidRPr="00803661" w:rsidRDefault="04AA22AB" w:rsidP="003876F7">
      <w:pPr>
        <w:textAlignment w:val="baseline"/>
        <w:rPr>
          <w:rFonts w:ascii="Times New Roman" w:eastAsia="Times New Roman" w:hAnsi="Times New Roman" w:cs="Times New Roman"/>
          <w:color w:val="000000"/>
          <w:kern w:val="0"/>
          <w:bdr w:val="none" w:sz="0" w:space="0" w:color="auto" w:frame="1"/>
          <w:lang w:eastAsia="zh-CN"/>
          <w14:ligatures w14:val="none"/>
        </w:rPr>
      </w:pPr>
      <w:commentRangeStart w:id="2"/>
      <w:r>
        <w:rPr>
          <w:rFonts w:ascii="Times New Roman" w:hAnsi="Times New Roman" w:cs="Times New Roman"/>
        </w:rPr>
        <w:t xml:space="preserve">This low coverage of </w:t>
      </w:r>
      <w:r w:rsidRPr="00803661">
        <w:rPr>
          <w:rFonts w:ascii="Times New Roman" w:eastAsia="PingFang TC" w:hAnsi="Times New Roman" w:cs="Times New Roman"/>
          <w:color w:val="000000" w:themeColor="text1"/>
        </w:rPr>
        <w:t>non-constant rates</w:t>
      </w:r>
      <w:r>
        <w:rPr>
          <w:rFonts w:ascii="Times New Roman" w:hAnsi="Times New Roman" w:cs="Times New Roman"/>
        </w:rPr>
        <w:t xml:space="preserve"> is not a particular problem of our framework but of multi-state survival modeling.</w:t>
      </w:r>
      <w:commentRangeEnd w:id="2"/>
      <w:r w:rsidR="00BA6BCB">
        <w:rPr>
          <w:rStyle w:val="CommentReference"/>
          <w:rFonts w:ascii="Times New Roman" w:hAnsi="Times New Roman" w:cs="Times New Roman"/>
          <w:sz w:val="24"/>
          <w:szCs w:val="24"/>
        </w:rPr>
        <w:commentReference w:id="2"/>
      </w:r>
      <w:r>
        <w:rPr>
          <w:rFonts w:ascii="Times New Roman" w:hAnsi="Times New Roman" w:cs="Times New Roman"/>
        </w:rPr>
        <w:t xml:space="preserve"> </w:t>
      </w:r>
      <w:r w:rsidR="653C4194" w:rsidRPr="00803661">
        <w:rPr>
          <w:rFonts w:ascii="Times New Roman" w:eastAsia="Times New Roman" w:hAnsi="Times New Roman" w:cs="Times New Roman"/>
          <w:color w:val="000000"/>
          <w:kern w:val="0"/>
          <w:bdr w:val="none" w:sz="0" w:space="0" w:color="auto" w:frame="1"/>
          <w:lang w:eastAsia="zh-CN"/>
          <w14:ligatures w14:val="none"/>
        </w:rPr>
        <w:t>The</w:t>
      </w:r>
      <w:r w:rsidR="63C47D27" w:rsidRPr="00803661">
        <w:rPr>
          <w:rFonts w:ascii="Times New Roman" w:eastAsia="Times New Roman" w:hAnsi="Times New Roman" w:cs="Times New Roman"/>
          <w:color w:val="000000"/>
          <w:kern w:val="0"/>
          <w:bdr w:val="none" w:sz="0" w:space="0" w:color="auto" w:frame="1"/>
          <w:lang w:eastAsia="zh-CN"/>
          <w14:ligatures w14:val="none"/>
        </w:rPr>
        <w:t>re are two</w:t>
      </w:r>
      <w:r w:rsidR="653C4194" w:rsidRPr="00803661">
        <w:rPr>
          <w:rFonts w:ascii="Times New Roman" w:eastAsia="Times New Roman" w:hAnsi="Times New Roman" w:cs="Times New Roman"/>
          <w:color w:val="000000"/>
          <w:kern w:val="0"/>
          <w:bdr w:val="none" w:sz="0" w:space="0" w:color="auto" w:frame="1"/>
          <w:lang w:eastAsia="zh-CN"/>
          <w14:ligatures w14:val="none"/>
        </w:rPr>
        <w:t xml:space="preserve"> reason</w:t>
      </w:r>
      <w:r w:rsidR="63C47D27" w:rsidRPr="00803661">
        <w:rPr>
          <w:rFonts w:ascii="Times New Roman" w:eastAsia="Times New Roman" w:hAnsi="Times New Roman" w:cs="Times New Roman"/>
          <w:color w:val="000000"/>
          <w:kern w:val="0"/>
          <w:bdr w:val="none" w:sz="0" w:space="0" w:color="auto" w:frame="1"/>
          <w:lang w:eastAsia="zh-CN"/>
          <w14:ligatures w14:val="none"/>
        </w:rPr>
        <w:t xml:space="preserve">s for </w:t>
      </w:r>
      <w:r>
        <w:rPr>
          <w:rFonts w:ascii="Times New Roman" w:eastAsia="Times New Roman" w:hAnsi="Times New Roman" w:cs="Times New Roman"/>
          <w:color w:val="000000"/>
          <w:kern w:val="0"/>
          <w:bdr w:val="none" w:sz="0" w:space="0" w:color="auto" w:frame="1"/>
          <w:lang w:eastAsia="zh-CN"/>
          <w14:ligatures w14:val="none"/>
        </w:rPr>
        <w:t>this</w:t>
      </w:r>
      <w:r w:rsidR="4101AF50" w:rsidRPr="00803661">
        <w:rPr>
          <w:rFonts w:ascii="Times New Roman" w:eastAsia="Times New Roman" w:hAnsi="Times New Roman" w:cs="Times New Roman"/>
          <w:color w:val="000000"/>
          <w:kern w:val="0"/>
          <w:bdr w:val="none" w:sz="0" w:space="0" w:color="auto" w:frame="1"/>
          <w:lang w:eastAsia="zh-CN"/>
          <w14:ligatures w14:val="none"/>
        </w:rPr>
        <w:t>.</w:t>
      </w:r>
      <w:r w:rsidR="55955AD6" w:rsidRPr="00803661">
        <w:rPr>
          <w:rFonts w:ascii="Times New Roman" w:eastAsia="Times New Roman" w:hAnsi="Times New Roman" w:cs="Times New Roman"/>
          <w:color w:val="000000"/>
          <w:kern w:val="0"/>
          <w:bdr w:val="none" w:sz="0" w:space="0" w:color="auto" w:frame="1"/>
          <w:lang w:eastAsia="zh-CN"/>
          <w14:ligatures w14:val="none"/>
        </w:rPr>
        <w:t xml:space="preserve"> </w:t>
      </w:r>
      <w:r w:rsidR="117DC3C6" w:rsidRPr="00803661">
        <w:rPr>
          <w:rFonts w:ascii="Times New Roman" w:eastAsia="Times New Roman" w:hAnsi="Times New Roman" w:cs="Times New Roman"/>
          <w:color w:val="000000"/>
          <w:kern w:val="0"/>
          <w:bdr w:val="none" w:sz="0" w:space="0" w:color="auto" w:frame="1"/>
          <w:lang w:eastAsia="zh-CN"/>
          <w14:ligatures w14:val="none"/>
        </w:rPr>
        <w:t>For one reason</w:t>
      </w:r>
      <w:r w:rsidR="55955AD6" w:rsidRPr="00803661">
        <w:rPr>
          <w:rFonts w:ascii="Times New Roman" w:eastAsia="Times New Roman" w:hAnsi="Times New Roman" w:cs="Times New Roman"/>
          <w:color w:val="000000"/>
          <w:kern w:val="0"/>
          <w:bdr w:val="none" w:sz="0" w:space="0" w:color="auto" w:frame="1"/>
          <w:lang w:eastAsia="zh-CN"/>
          <w14:ligatures w14:val="none"/>
        </w:rPr>
        <w:t xml:space="preserve">, as far as we know, </w:t>
      </w:r>
      <w:r w:rsidR="55955AD6" w:rsidRPr="00803661">
        <w:rPr>
          <w:rFonts w:ascii="Times New Roman" w:eastAsia="Times New Roman" w:hAnsi="Times New Roman" w:cs="Times New Roman"/>
          <w:color w:val="000000"/>
          <w:kern w:val="0"/>
          <w:bdr w:val="none" w:sz="0" w:space="0" w:color="auto" w:frame="1"/>
          <w:lang w:eastAsia="zh-CN"/>
          <w14:ligatures w14:val="none"/>
        </w:rPr>
        <w:lastRenderedPageBreak/>
        <w:t xml:space="preserve">there is no </w:t>
      </w:r>
      <w:r w:rsidR="653C4194" w:rsidRPr="00803661">
        <w:rPr>
          <w:rFonts w:ascii="Times New Roman" w:eastAsia="Times New Roman" w:hAnsi="Times New Roman" w:cs="Times New Roman"/>
          <w:color w:val="000000"/>
          <w:kern w:val="0"/>
          <w:bdr w:val="none" w:sz="0" w:space="0" w:color="auto" w:frame="1"/>
          <w:lang w:eastAsia="zh-CN"/>
          <w14:ligatures w14:val="none"/>
        </w:rPr>
        <w:t>function</w:t>
      </w:r>
      <w:r w:rsidR="55955AD6" w:rsidRPr="00803661">
        <w:rPr>
          <w:rFonts w:ascii="Times New Roman" w:eastAsia="Times New Roman" w:hAnsi="Times New Roman" w:cs="Times New Roman"/>
          <w:color w:val="000000"/>
          <w:kern w:val="0"/>
          <w:bdr w:val="none" w:sz="0" w:space="0" w:color="auto" w:frame="1"/>
          <w:lang w:eastAsia="zh-CN"/>
          <w14:ligatures w14:val="none"/>
        </w:rPr>
        <w:t xml:space="preserve"> in R</w:t>
      </w:r>
      <w:r w:rsidR="653C4194" w:rsidRPr="00803661">
        <w:rPr>
          <w:rFonts w:ascii="Times New Roman" w:eastAsia="Times New Roman" w:hAnsi="Times New Roman" w:cs="Times New Roman"/>
          <w:color w:val="000000"/>
          <w:kern w:val="0"/>
          <w:bdr w:val="none" w:sz="0" w:space="0" w:color="auto" w:frame="1"/>
          <w:lang w:eastAsia="zh-CN"/>
          <w14:ligatures w14:val="none"/>
        </w:rPr>
        <w:t xml:space="preserve"> to </w:t>
      </w:r>
      <w:r w:rsidR="55955AD6" w:rsidRPr="00803661">
        <w:rPr>
          <w:rFonts w:ascii="Times New Roman" w:eastAsia="Times New Roman" w:hAnsi="Times New Roman" w:cs="Times New Roman"/>
          <w:color w:val="000000"/>
          <w:kern w:val="0"/>
          <w:bdr w:val="none" w:sz="0" w:space="0" w:color="auto" w:frame="1"/>
          <w:lang w:eastAsia="zh-CN"/>
          <w14:ligatures w14:val="none"/>
        </w:rPr>
        <w:t xml:space="preserve">directly </w:t>
      </w:r>
      <w:r w:rsidR="653C4194" w:rsidRPr="00803661">
        <w:rPr>
          <w:rFonts w:ascii="Times New Roman" w:eastAsia="Times New Roman" w:hAnsi="Times New Roman" w:cs="Times New Roman"/>
          <w:color w:val="000000"/>
          <w:kern w:val="0"/>
          <w:bdr w:val="none" w:sz="0" w:space="0" w:color="auto" w:frame="1"/>
          <w:lang w:eastAsia="zh-CN"/>
          <w14:ligatures w14:val="none"/>
        </w:rPr>
        <w:t>estimate hazard from Cox model (and CSC models)</w:t>
      </w:r>
      <w:r w:rsidR="55955AD6" w:rsidRPr="00803661">
        <w:rPr>
          <w:rFonts w:ascii="Times New Roman" w:eastAsia="Times New Roman" w:hAnsi="Times New Roman" w:cs="Times New Roman"/>
          <w:color w:val="000000"/>
          <w:kern w:val="0"/>
          <w:bdr w:val="none" w:sz="0" w:space="0" w:color="auto" w:frame="1"/>
          <w:lang w:eastAsia="zh-CN"/>
          <w14:ligatures w14:val="none"/>
        </w:rPr>
        <w:t>, and</w:t>
      </w:r>
      <w:r w:rsidR="653C4194" w:rsidRPr="00803661">
        <w:rPr>
          <w:rFonts w:ascii="Times New Roman" w:eastAsia="Times New Roman" w:hAnsi="Times New Roman" w:cs="Times New Roman"/>
          <w:color w:val="000000"/>
          <w:kern w:val="0"/>
          <w:bdr w:val="none" w:sz="0" w:space="0" w:color="auto" w:frame="1"/>
          <w:lang w:eastAsia="zh-CN"/>
          <w14:ligatures w14:val="none"/>
        </w:rPr>
        <w:t xml:space="preserve"> </w:t>
      </w:r>
      <w:r w:rsidR="55955AD6" w:rsidRPr="00803661">
        <w:rPr>
          <w:rFonts w:ascii="Times New Roman" w:eastAsia="Times New Roman" w:hAnsi="Times New Roman" w:cs="Times New Roman"/>
          <w:color w:val="000000"/>
          <w:kern w:val="0"/>
          <w:bdr w:val="none" w:sz="0" w:space="0" w:color="auto" w:frame="1"/>
          <w:lang w:eastAsia="zh-CN"/>
          <w14:ligatures w14:val="none"/>
        </w:rPr>
        <w:t>on</w:t>
      </w:r>
      <w:r w:rsidR="653C4194" w:rsidRPr="00803661">
        <w:rPr>
          <w:rFonts w:ascii="Times New Roman" w:eastAsia="Times New Roman" w:hAnsi="Times New Roman" w:cs="Times New Roman"/>
          <w:color w:val="000000"/>
          <w:kern w:val="0"/>
          <w:bdr w:val="none" w:sz="0" w:space="0" w:color="auto" w:frame="1"/>
          <w:lang w:eastAsia="zh-CN"/>
          <w14:ligatures w14:val="none"/>
        </w:rPr>
        <w:t xml:space="preserve">ly survival risk can be predicted using “predict” function. Thus, </w:t>
      </w:r>
      <w:r w:rsidR="7AB248E3" w:rsidRPr="00803661">
        <w:rPr>
          <w:rFonts w:ascii="Times New Roman" w:eastAsia="Times New Roman" w:hAnsi="Times New Roman" w:cs="Times New Roman"/>
          <w:color w:val="000000"/>
          <w:kern w:val="0"/>
          <w:bdr w:val="none" w:sz="0" w:space="0" w:color="auto" w:frame="1"/>
          <w:lang w:eastAsia="zh-CN"/>
          <w14:ligatures w14:val="none"/>
        </w:rPr>
        <w:t>in order to</w:t>
      </w:r>
      <w:r w:rsidR="653C4194" w:rsidRPr="00803661">
        <w:rPr>
          <w:rFonts w:ascii="Times New Roman" w:eastAsia="Times New Roman" w:hAnsi="Times New Roman" w:cs="Times New Roman"/>
          <w:color w:val="000000"/>
          <w:kern w:val="0"/>
          <w:bdr w:val="none" w:sz="0" w:space="0" w:color="auto" w:frame="1"/>
          <w:lang w:eastAsia="zh-CN"/>
          <w14:ligatures w14:val="none"/>
        </w:rPr>
        <w:t xml:space="preserve"> estimate hazard which is used to construct the transition rate matrix, we cut </w:t>
      </w:r>
      <w:r w:rsidR="7AB248E3" w:rsidRPr="00803661">
        <w:rPr>
          <w:rFonts w:ascii="Times New Roman" w:eastAsia="Times New Roman" w:hAnsi="Times New Roman" w:cs="Times New Roman"/>
          <w:color w:val="000000"/>
          <w:kern w:val="0"/>
          <w:bdr w:val="none" w:sz="0" w:space="0" w:color="auto" w:frame="1"/>
          <w:lang w:eastAsia="zh-CN"/>
          <w14:ligatures w14:val="none"/>
        </w:rPr>
        <w:t xml:space="preserve">time into very small </w:t>
      </w:r>
      <w:r w:rsidR="653C4194" w:rsidRPr="00803661">
        <w:rPr>
          <w:rFonts w:ascii="Times New Roman" w:eastAsia="Times New Roman" w:hAnsi="Times New Roman" w:cs="Times New Roman"/>
          <w:color w:val="000000"/>
          <w:kern w:val="0"/>
          <w:bdr w:val="none" w:sz="0" w:space="0" w:color="auto" w:frame="1"/>
          <w:lang w:eastAsia="zh-CN"/>
          <w14:ligatures w14:val="none"/>
        </w:rPr>
        <w:t>interva</w:t>
      </w:r>
      <w:r w:rsidR="7AB248E3" w:rsidRPr="00803661">
        <w:rPr>
          <w:rFonts w:ascii="Times New Roman" w:eastAsia="Times New Roman" w:hAnsi="Times New Roman" w:cs="Times New Roman"/>
          <w:color w:val="000000"/>
          <w:kern w:val="0"/>
          <w:bdr w:val="none" w:sz="0" w:space="0" w:color="auto" w:frame="1"/>
          <w:lang w:eastAsia="zh-CN"/>
          <w14:ligatures w14:val="none"/>
        </w:rPr>
        <w:t>ls</w:t>
      </w:r>
      <w:r w:rsidR="653C4194" w:rsidRPr="00803661">
        <w:rPr>
          <w:rFonts w:ascii="Times New Roman" w:eastAsia="Times New Roman" w:hAnsi="Times New Roman" w:cs="Times New Roman"/>
          <w:color w:val="000000"/>
          <w:kern w:val="0"/>
          <w:bdr w:val="none" w:sz="0" w:space="0" w:color="auto" w:frame="1"/>
          <w:lang w:eastAsia="zh-CN"/>
          <w14:ligatures w14:val="none"/>
        </w:rPr>
        <w:t xml:space="preserve">, modeled interval using highly flexible restricted spline functions, </w:t>
      </w:r>
      <w:r w:rsidR="1E3B1AFA" w:rsidRPr="00803661">
        <w:rPr>
          <w:rFonts w:ascii="Times New Roman" w:eastAsia="Times New Roman" w:hAnsi="Times New Roman" w:cs="Times New Roman"/>
          <w:color w:val="000000"/>
          <w:kern w:val="0"/>
          <w:bdr w:val="none" w:sz="0" w:space="0" w:color="auto" w:frame="1"/>
          <w:lang w:eastAsia="zh-CN"/>
          <w14:ligatures w14:val="none"/>
        </w:rPr>
        <w:t xml:space="preserve">and used </w:t>
      </w:r>
      <w:r w:rsidR="78B80334" w:rsidRPr="00803661">
        <w:rPr>
          <w:rFonts w:ascii="Times New Roman" w:eastAsia="Times New Roman" w:hAnsi="Times New Roman" w:cs="Times New Roman"/>
          <w:color w:val="000000"/>
          <w:kern w:val="0"/>
          <w:bdr w:val="none" w:sz="0" w:space="0" w:color="auto" w:frame="1"/>
          <w:lang w:eastAsia="zh-CN"/>
          <w14:ligatures w14:val="none"/>
        </w:rPr>
        <w:t>predicted</w:t>
      </w:r>
      <w:r w:rsidR="653C4194" w:rsidRPr="00803661">
        <w:rPr>
          <w:rFonts w:ascii="Times New Roman" w:eastAsia="Times New Roman" w:hAnsi="Times New Roman" w:cs="Times New Roman"/>
          <w:color w:val="000000"/>
          <w:kern w:val="0"/>
          <w:bdr w:val="none" w:sz="0" w:space="0" w:color="auto" w:frame="1"/>
          <w:lang w:eastAsia="zh-CN"/>
          <w14:ligatures w14:val="none"/>
        </w:rPr>
        <w:t xml:space="preserve"> survival risk</w:t>
      </w:r>
      <w:r w:rsidR="1E3B1AFA" w:rsidRPr="00803661">
        <w:rPr>
          <w:rFonts w:ascii="Times New Roman" w:eastAsia="Times New Roman" w:hAnsi="Times New Roman" w:cs="Times New Roman"/>
          <w:color w:val="000000"/>
          <w:kern w:val="0"/>
          <w:bdr w:val="none" w:sz="0" w:space="0" w:color="auto" w:frame="1"/>
          <w:lang w:eastAsia="zh-CN"/>
          <w14:ligatures w14:val="none"/>
        </w:rPr>
        <w:t>/</w:t>
      </w:r>
      <w:r w:rsidR="653C4194" w:rsidRPr="00803661">
        <w:rPr>
          <w:rFonts w:ascii="Times New Roman" w:eastAsia="Times New Roman" w:hAnsi="Times New Roman" w:cs="Times New Roman"/>
          <w:color w:val="000000"/>
          <w:kern w:val="0"/>
          <w:bdr w:val="none" w:sz="0" w:space="0" w:color="auto" w:frame="1"/>
          <w:lang w:eastAsia="zh-CN"/>
          <w14:ligatures w14:val="none"/>
        </w:rPr>
        <w:t xml:space="preserve">interval to </w:t>
      </w:r>
      <w:r w:rsidR="78B80334" w:rsidRPr="00803661">
        <w:rPr>
          <w:rFonts w:ascii="Times New Roman" w:eastAsia="Times New Roman" w:hAnsi="Times New Roman" w:cs="Times New Roman"/>
          <w:color w:val="000000"/>
          <w:kern w:val="0"/>
          <w:bdr w:val="none" w:sz="0" w:space="0" w:color="auto" w:frame="1"/>
          <w:lang w:eastAsia="zh-CN"/>
          <w14:ligatures w14:val="none"/>
        </w:rPr>
        <w:t>approximate</w:t>
      </w:r>
      <w:r w:rsidR="653C4194" w:rsidRPr="00803661">
        <w:rPr>
          <w:rFonts w:ascii="Times New Roman" w:eastAsia="Times New Roman" w:hAnsi="Times New Roman" w:cs="Times New Roman"/>
          <w:color w:val="000000"/>
          <w:kern w:val="0"/>
          <w:bdr w:val="none" w:sz="0" w:space="0" w:color="auto" w:frame="1"/>
          <w:lang w:eastAsia="zh-CN"/>
          <w14:ligatures w14:val="none"/>
        </w:rPr>
        <w:t xml:space="preserve"> hazard. </w:t>
      </w:r>
      <w:r w:rsidR="6FDA52DB" w:rsidRPr="00803661">
        <w:rPr>
          <w:rFonts w:ascii="Times New Roman" w:eastAsia="Times New Roman" w:hAnsi="Times New Roman" w:cs="Times New Roman"/>
          <w:color w:val="000000"/>
          <w:kern w:val="0"/>
          <w:bdr w:val="none" w:sz="0" w:space="0" w:color="auto" w:frame="1"/>
          <w:lang w:eastAsia="zh-CN"/>
          <w14:ligatures w14:val="none"/>
        </w:rPr>
        <w:t>Th</w:t>
      </w:r>
      <w:r w:rsidR="2C99C1A5" w:rsidRPr="00803661">
        <w:rPr>
          <w:rFonts w:ascii="Times New Roman" w:eastAsia="Times New Roman" w:hAnsi="Times New Roman" w:cs="Times New Roman"/>
          <w:color w:val="000000"/>
          <w:kern w:val="0"/>
          <w:bdr w:val="none" w:sz="0" w:space="0" w:color="auto" w:frame="1"/>
          <w:lang w:eastAsia="zh-CN"/>
          <w14:ligatures w14:val="none"/>
        </w:rPr>
        <w:t xml:space="preserve">e use </w:t>
      </w:r>
      <w:r w:rsidR="6FDA52DB" w:rsidRPr="00803661">
        <w:rPr>
          <w:rFonts w:ascii="Times New Roman" w:eastAsia="Times New Roman" w:hAnsi="Times New Roman" w:cs="Times New Roman"/>
          <w:color w:val="000000"/>
          <w:kern w:val="0"/>
          <w:bdr w:val="none" w:sz="0" w:space="0" w:color="auto" w:frame="1"/>
          <w:lang w:eastAsia="zh-CN"/>
          <w14:ligatures w14:val="none"/>
        </w:rPr>
        <w:t xml:space="preserve">of </w:t>
      </w:r>
      <w:r w:rsidR="1E3B1AFA" w:rsidRPr="00803661">
        <w:rPr>
          <w:rFonts w:ascii="Times New Roman" w:eastAsia="Times New Roman" w:hAnsi="Times New Roman" w:cs="Times New Roman"/>
          <w:color w:val="000000"/>
          <w:kern w:val="0"/>
          <w:bdr w:val="none" w:sz="0" w:space="0" w:color="auto" w:frame="1"/>
          <w:lang w:eastAsia="zh-CN"/>
          <w14:ligatures w14:val="none"/>
        </w:rPr>
        <w:t xml:space="preserve">discrete-time </w:t>
      </w:r>
      <w:r w:rsidR="6FDA52DB" w:rsidRPr="00803661">
        <w:rPr>
          <w:rFonts w:ascii="Times New Roman" w:eastAsia="Times New Roman" w:hAnsi="Times New Roman" w:cs="Times New Roman"/>
          <w:color w:val="000000"/>
          <w:kern w:val="0"/>
          <w:bdr w:val="none" w:sz="0" w:space="0" w:color="auto" w:frame="1"/>
          <w:lang w:eastAsia="zh-CN"/>
          <w14:ligatures w14:val="none"/>
        </w:rPr>
        <w:t xml:space="preserve">hazard </w:t>
      </w:r>
      <w:r w:rsidR="2C99C1A5" w:rsidRPr="00803661">
        <w:rPr>
          <w:rFonts w:ascii="Times New Roman" w:eastAsia="Times New Roman" w:hAnsi="Times New Roman" w:cs="Times New Roman"/>
          <w:color w:val="000000"/>
          <w:kern w:val="0"/>
          <w:bdr w:val="none" w:sz="0" w:space="0" w:color="auto" w:frame="1"/>
          <w:lang w:eastAsia="zh-CN"/>
          <w14:ligatures w14:val="none"/>
        </w:rPr>
        <w:t>to approximate</w:t>
      </w:r>
      <w:r w:rsidR="46C7D7C4" w:rsidRPr="00803661">
        <w:rPr>
          <w:rFonts w:ascii="Times New Roman" w:eastAsia="Times New Roman" w:hAnsi="Times New Roman" w:cs="Times New Roman"/>
          <w:color w:val="000000"/>
          <w:kern w:val="0"/>
          <w:bdr w:val="none" w:sz="0" w:space="0" w:color="auto" w:frame="1"/>
          <w:lang w:eastAsia="zh-CN"/>
          <w14:ligatures w14:val="none"/>
        </w:rPr>
        <w:t xml:space="preserve"> the</w:t>
      </w:r>
      <w:r w:rsidR="2C99C1A5" w:rsidRPr="00803661">
        <w:rPr>
          <w:rFonts w:ascii="Times New Roman" w:eastAsia="Times New Roman" w:hAnsi="Times New Roman" w:cs="Times New Roman"/>
          <w:color w:val="000000"/>
          <w:kern w:val="0"/>
          <w:bdr w:val="none" w:sz="0" w:space="0" w:color="auto" w:frame="1"/>
          <w:lang w:eastAsia="zh-CN"/>
          <w14:ligatures w14:val="none"/>
        </w:rPr>
        <w:t xml:space="preserve"> </w:t>
      </w:r>
      <w:r w:rsidR="511373BB" w:rsidRPr="00803661">
        <w:rPr>
          <w:rFonts w:ascii="Times New Roman" w:eastAsia="Times New Roman" w:hAnsi="Times New Roman" w:cs="Times New Roman"/>
          <w:color w:val="000000"/>
          <w:kern w:val="0"/>
          <w:bdr w:val="none" w:sz="0" w:space="0" w:color="auto" w:frame="1"/>
          <w:lang w:eastAsia="zh-CN"/>
          <w14:ligatures w14:val="none"/>
        </w:rPr>
        <w:t>theoretical hazard estimated from Weibull distribution</w:t>
      </w:r>
      <w:r w:rsidR="46C7D7C4" w:rsidRPr="00803661">
        <w:rPr>
          <w:rFonts w:ascii="Times New Roman" w:eastAsia="Times New Roman" w:hAnsi="Times New Roman" w:cs="Times New Roman"/>
          <w:color w:val="000000"/>
          <w:kern w:val="0"/>
          <w:bdr w:val="none" w:sz="0" w:space="0" w:color="auto" w:frame="1"/>
          <w:lang w:eastAsia="zh-CN"/>
          <w14:ligatures w14:val="none"/>
        </w:rPr>
        <w:t xml:space="preserve"> </w:t>
      </w:r>
      <w:r w:rsidR="2C99C1A5" w:rsidRPr="00803661">
        <w:rPr>
          <w:rFonts w:ascii="Times New Roman" w:eastAsia="Times New Roman" w:hAnsi="Times New Roman" w:cs="Times New Roman"/>
          <w:color w:val="000000"/>
          <w:kern w:val="0"/>
          <w:bdr w:val="none" w:sz="0" w:space="0" w:color="auto" w:frame="1"/>
          <w:lang w:eastAsia="zh-CN"/>
          <w14:ligatures w14:val="none"/>
        </w:rPr>
        <w:t>reduced the coverage rate</w:t>
      </w:r>
      <w:r w:rsidR="511373BB" w:rsidRPr="00803661">
        <w:rPr>
          <w:rFonts w:ascii="Times New Roman" w:eastAsia="Times New Roman" w:hAnsi="Times New Roman" w:cs="Times New Roman"/>
          <w:color w:val="000000"/>
          <w:kern w:val="0"/>
          <w:bdr w:val="none" w:sz="0" w:space="0" w:color="auto" w:frame="1"/>
          <w:lang w:eastAsia="zh-CN"/>
          <w14:ligatures w14:val="none"/>
        </w:rPr>
        <w:t xml:space="preserve">. </w:t>
      </w:r>
      <w:r w:rsidR="117DC3C6" w:rsidRPr="00803661">
        <w:rPr>
          <w:rFonts w:ascii="Times New Roman" w:eastAsia="Times New Roman" w:hAnsi="Times New Roman" w:cs="Times New Roman"/>
          <w:color w:val="000000"/>
          <w:kern w:val="0"/>
          <w:bdr w:val="none" w:sz="0" w:space="0" w:color="auto" w:frame="1"/>
          <w:lang w:eastAsia="zh-CN"/>
          <w14:ligatures w14:val="none"/>
        </w:rPr>
        <w:t xml:space="preserve">The other reason is that </w:t>
      </w:r>
      <w:r w:rsidR="29D8BA6D" w:rsidRPr="00803661">
        <w:rPr>
          <w:rFonts w:ascii="Times New Roman" w:eastAsia="Times New Roman" w:hAnsi="Times New Roman" w:cs="Times New Roman"/>
          <w:color w:val="000000"/>
          <w:kern w:val="0"/>
          <w:bdr w:val="none" w:sz="0" w:space="0" w:color="auto" w:frame="1"/>
          <w:lang w:eastAsia="zh-CN"/>
          <w14:ligatures w14:val="none"/>
        </w:rPr>
        <w:t>although</w:t>
      </w:r>
      <w:r w:rsidR="117DC3C6" w:rsidRPr="00803661">
        <w:rPr>
          <w:rFonts w:ascii="Times New Roman" w:eastAsia="Times New Roman" w:hAnsi="Times New Roman" w:cs="Times New Roman"/>
          <w:color w:val="000000"/>
          <w:kern w:val="0"/>
          <w:bdr w:val="none" w:sz="0" w:space="0" w:color="auto" w:frame="1"/>
          <w:lang w:eastAsia="zh-CN"/>
          <w14:ligatures w14:val="none"/>
        </w:rPr>
        <w:t xml:space="preserve"> modeled time interval </w:t>
      </w:r>
      <w:r w:rsidR="29D8BA6D" w:rsidRPr="00803661">
        <w:rPr>
          <w:rFonts w:ascii="Times New Roman" w:eastAsia="Times New Roman" w:hAnsi="Times New Roman" w:cs="Times New Roman"/>
          <w:color w:val="000000"/>
          <w:kern w:val="0"/>
          <w:bdr w:val="none" w:sz="0" w:space="0" w:color="auto" w:frame="1"/>
          <w:lang w:eastAsia="zh-CN"/>
          <w14:ligatures w14:val="none"/>
        </w:rPr>
        <w:t xml:space="preserve">flexibly </w:t>
      </w:r>
      <w:r w:rsidR="23D09D48" w:rsidRPr="00803661">
        <w:rPr>
          <w:rFonts w:ascii="Times New Roman" w:eastAsia="Times New Roman" w:hAnsi="Times New Roman" w:cs="Times New Roman"/>
          <w:color w:val="000000"/>
          <w:kern w:val="0"/>
          <w:bdr w:val="none" w:sz="0" w:space="0" w:color="auto" w:frame="1"/>
          <w:lang w:eastAsia="zh-CN"/>
          <w14:ligatures w14:val="none"/>
        </w:rPr>
        <w:t xml:space="preserve">using spline functions, </w:t>
      </w:r>
      <w:r w:rsidR="29D8BA6D" w:rsidRPr="00803661">
        <w:rPr>
          <w:rFonts w:ascii="Times New Roman" w:eastAsia="Times New Roman" w:hAnsi="Times New Roman" w:cs="Times New Roman"/>
          <w:color w:val="000000"/>
          <w:kern w:val="0"/>
          <w:bdr w:val="none" w:sz="0" w:space="0" w:color="auto" w:frame="1"/>
          <w:lang w:eastAsia="zh-CN"/>
          <w14:ligatures w14:val="none"/>
        </w:rPr>
        <w:t xml:space="preserve">this parametrical modeling may cause </w:t>
      </w:r>
      <w:r w:rsidR="3F175B23" w:rsidRPr="00803661">
        <w:rPr>
          <w:rFonts w:ascii="Times New Roman" w:eastAsia="Times New Roman" w:hAnsi="Times New Roman" w:cs="Times New Roman"/>
          <w:color w:val="000000"/>
          <w:kern w:val="0"/>
          <w:bdr w:val="none" w:sz="0" w:space="0" w:color="auto" w:frame="1"/>
          <w:lang w:eastAsia="zh-CN"/>
          <w14:ligatures w14:val="none"/>
        </w:rPr>
        <w:t xml:space="preserve">model misspecification which </w:t>
      </w:r>
      <w:r w:rsidR="4C6E14A8" w:rsidRPr="00803661">
        <w:rPr>
          <w:rFonts w:ascii="Times New Roman" w:eastAsia="Times New Roman" w:hAnsi="Times New Roman" w:cs="Times New Roman"/>
          <w:color w:val="000000"/>
          <w:kern w:val="0"/>
          <w:bdr w:val="none" w:sz="0" w:space="0" w:color="auto" w:frame="1"/>
          <w:lang w:eastAsia="zh-CN"/>
          <w14:ligatures w14:val="none"/>
        </w:rPr>
        <w:t xml:space="preserve">also lowered coverage rate. </w:t>
      </w:r>
    </w:p>
    <w:p w14:paraId="6F9F6391" w14:textId="77777777" w:rsidR="00C246E0" w:rsidRPr="00803661" w:rsidRDefault="00C246E0" w:rsidP="003876F7">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5E5D6DEE" w14:textId="2D49BC80" w:rsidR="00C246E0" w:rsidRPr="00803661" w:rsidRDefault="00C246E0" w:rsidP="003876F7">
      <w:pPr>
        <w:textAlignment w:val="baseline"/>
        <w:rPr>
          <w:rFonts w:ascii="Times New Roman" w:eastAsia="Times New Roman" w:hAnsi="Times New Roman" w:cs="Times New Roman"/>
          <w:color w:val="000000"/>
          <w:kern w:val="0"/>
          <w:bdr w:val="none" w:sz="0" w:space="0" w:color="auto" w:frame="1"/>
          <w:lang w:eastAsia="zh-CN"/>
          <w14:ligatures w14:val="none"/>
        </w:rPr>
      </w:pPr>
      <w:commentRangeStart w:id="3"/>
      <w:r w:rsidRPr="00803661">
        <w:rPr>
          <w:rFonts w:ascii="Times New Roman" w:eastAsia="Times New Roman" w:hAnsi="Times New Roman" w:cs="Times New Roman"/>
          <w:color w:val="000000"/>
          <w:kern w:val="0"/>
          <w:bdr w:val="none" w:sz="0" w:space="0" w:color="auto" w:frame="1"/>
          <w:lang w:eastAsia="zh-CN"/>
          <w14:ligatures w14:val="none"/>
        </w:rPr>
        <w:t xml:space="preserve">We </w:t>
      </w:r>
      <w:r w:rsidR="00181B4A" w:rsidRPr="00803661">
        <w:rPr>
          <w:rFonts w:ascii="Times New Roman" w:eastAsia="Times New Roman" w:hAnsi="Times New Roman" w:cs="Times New Roman"/>
          <w:color w:val="000000"/>
          <w:kern w:val="0"/>
          <w:bdr w:val="none" w:sz="0" w:space="0" w:color="auto" w:frame="1"/>
          <w:lang w:eastAsia="zh-CN"/>
          <w14:ligatures w14:val="none"/>
        </w:rPr>
        <w:t>now</w:t>
      </w:r>
      <w:r w:rsidRPr="00803661">
        <w:rPr>
          <w:rFonts w:ascii="Times New Roman" w:eastAsia="Times New Roman" w:hAnsi="Times New Roman" w:cs="Times New Roman"/>
          <w:color w:val="000000"/>
          <w:kern w:val="0"/>
          <w:bdr w:val="none" w:sz="0" w:space="0" w:color="auto" w:frame="1"/>
          <w:lang w:eastAsia="zh-CN"/>
          <w14:ligatures w14:val="none"/>
        </w:rPr>
        <w:t xml:space="preserve"> describe in </w:t>
      </w:r>
      <w:r w:rsidR="00181B4A" w:rsidRPr="00803661">
        <w:rPr>
          <w:rFonts w:ascii="Times New Roman" w:eastAsia="Times New Roman" w:hAnsi="Times New Roman" w:cs="Times New Roman"/>
          <w:color w:val="000000"/>
          <w:kern w:val="0"/>
          <w:bdr w:val="none" w:sz="0" w:space="0" w:color="auto" w:frame="1"/>
          <w:lang w:eastAsia="zh-CN"/>
          <w14:ligatures w14:val="none"/>
        </w:rPr>
        <w:t xml:space="preserve">very </w:t>
      </w:r>
      <w:r w:rsidRPr="00803661">
        <w:rPr>
          <w:rFonts w:ascii="Times New Roman" w:eastAsia="Times New Roman" w:hAnsi="Times New Roman" w:cs="Times New Roman"/>
          <w:color w:val="000000"/>
          <w:kern w:val="0"/>
          <w:bdr w:val="none" w:sz="0" w:space="0" w:color="auto" w:frame="1"/>
          <w:lang w:eastAsia="zh-CN"/>
          <w14:ligatures w14:val="none"/>
        </w:rPr>
        <w:t xml:space="preserve">detail how we estimate transition rates in the method section </w:t>
      </w:r>
      <w:r w:rsidR="00181B4A" w:rsidRPr="00803661">
        <w:rPr>
          <w:rFonts w:ascii="Times New Roman" w:eastAsia="Times New Roman" w:hAnsi="Times New Roman" w:cs="Times New Roman"/>
          <w:color w:val="000000"/>
          <w:kern w:val="0"/>
          <w:bdr w:val="none" w:sz="0" w:space="0" w:color="auto" w:frame="1"/>
          <w:lang w:eastAsia="zh-CN"/>
          <w14:ligatures w14:val="none"/>
        </w:rPr>
        <w:t>(page 5, 6, 7).</w:t>
      </w:r>
      <w:commentRangeEnd w:id="3"/>
      <w:r w:rsidR="00B81C27" w:rsidRPr="00803661">
        <w:rPr>
          <w:rStyle w:val="CommentReference"/>
          <w:rFonts w:ascii="Times New Roman" w:eastAsia="Times New Roman" w:hAnsi="Times New Roman" w:cs="Times New Roman"/>
          <w:color w:val="000000"/>
          <w:kern w:val="0"/>
          <w:sz w:val="24"/>
          <w:szCs w:val="24"/>
          <w:bdr w:val="none" w:sz="0" w:space="0" w:color="auto" w:frame="1"/>
          <w:lang w:eastAsia="zh-CN"/>
          <w14:ligatures w14:val="none"/>
        </w:rPr>
        <w:commentReference w:id="3"/>
      </w:r>
    </w:p>
    <w:p w14:paraId="041AC272" w14:textId="77777777" w:rsidR="00181B4A" w:rsidRPr="00803661" w:rsidRDefault="00181B4A" w:rsidP="003876F7">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2DA4379A" w14:textId="427E8526" w:rsidR="003876F7" w:rsidRPr="00803661" w:rsidRDefault="003876F7" w:rsidP="003876F7">
      <w:pPr>
        <w:textAlignment w:val="baseline"/>
        <w:rPr>
          <w:rFonts w:ascii="Times New Roman" w:eastAsia="Times New Roman" w:hAnsi="Times New Roman" w:cs="Times New Roman"/>
          <w:color w:val="000000"/>
          <w:kern w:val="0"/>
          <w:bdr w:val="none" w:sz="0" w:space="0" w:color="auto" w:frame="1"/>
          <w:lang w:eastAsia="zh-CN"/>
          <w14:ligatures w14:val="none"/>
        </w:rPr>
      </w:pPr>
      <w:r w:rsidRPr="00803661">
        <w:rPr>
          <w:rFonts w:ascii="Times New Roman" w:eastAsia="Times New Roman" w:hAnsi="Times New Roman" w:cs="Times New Roman"/>
          <w:color w:val="000000"/>
          <w:kern w:val="0"/>
          <w:bdr w:val="none" w:sz="0" w:space="0" w:color="auto" w:frame="1"/>
          <w:lang w:eastAsia="zh-CN"/>
          <w14:ligatures w14:val="none"/>
        </w:rPr>
        <w:t xml:space="preserve">We have acknowledged </w:t>
      </w:r>
      <w:r w:rsidR="00181B4A" w:rsidRPr="00803661">
        <w:rPr>
          <w:rFonts w:ascii="Times New Roman" w:eastAsia="Times New Roman" w:hAnsi="Times New Roman" w:cs="Times New Roman"/>
          <w:color w:val="000000"/>
          <w:kern w:val="0"/>
          <w:bdr w:val="none" w:sz="0" w:space="0" w:color="auto" w:frame="1"/>
          <w:lang w:eastAsia="zh-CN"/>
          <w14:ligatures w14:val="none"/>
        </w:rPr>
        <w:t xml:space="preserve">the low coverage for </w:t>
      </w:r>
      <w:r w:rsidR="00A16EF6" w:rsidRPr="00803661">
        <w:rPr>
          <w:rFonts w:ascii="Times New Roman" w:hAnsi="Times New Roman" w:cs="Times New Roman"/>
          <w:color w:val="000000"/>
          <w:bdr w:val="none" w:sz="0" w:space="0" w:color="auto" w:frame="1"/>
        </w:rPr>
        <w:t xml:space="preserve">non-constant rate </w:t>
      </w:r>
      <w:r w:rsidRPr="00803661">
        <w:rPr>
          <w:rFonts w:ascii="Times New Roman" w:eastAsia="Times New Roman" w:hAnsi="Times New Roman" w:cs="Times New Roman"/>
          <w:color w:val="000000"/>
          <w:kern w:val="0"/>
          <w:bdr w:val="none" w:sz="0" w:space="0" w:color="auto" w:frame="1"/>
          <w:lang w:eastAsia="zh-CN"/>
          <w14:ligatures w14:val="none"/>
        </w:rPr>
        <w:t xml:space="preserve">as a limitation </w:t>
      </w:r>
      <w:r w:rsidR="002C6416" w:rsidRPr="00803661">
        <w:rPr>
          <w:rFonts w:ascii="Times New Roman" w:hAnsi="Times New Roman" w:cs="Times New Roman"/>
          <w:color w:val="000000"/>
          <w:bdr w:val="none" w:sz="0" w:space="0" w:color="auto" w:frame="1"/>
        </w:rPr>
        <w:t xml:space="preserve">of our framework (as well as multi-state Markov models) </w:t>
      </w:r>
      <w:r w:rsidR="00181B4A" w:rsidRPr="00803661">
        <w:rPr>
          <w:rFonts w:ascii="Times New Roman" w:eastAsia="Times New Roman" w:hAnsi="Times New Roman" w:cs="Times New Roman"/>
          <w:color w:val="000000"/>
          <w:kern w:val="0"/>
          <w:bdr w:val="none" w:sz="0" w:space="0" w:color="auto" w:frame="1"/>
          <w:lang w:eastAsia="zh-CN"/>
          <w14:ligatures w14:val="none"/>
        </w:rPr>
        <w:t>in the</w:t>
      </w:r>
      <w:r w:rsidRPr="00803661">
        <w:rPr>
          <w:rFonts w:ascii="Times New Roman" w:eastAsia="Times New Roman" w:hAnsi="Times New Roman" w:cs="Times New Roman"/>
          <w:color w:val="000000"/>
          <w:kern w:val="0"/>
          <w:bdr w:val="none" w:sz="0" w:space="0" w:color="auto" w:frame="1"/>
          <w:lang w:eastAsia="zh-CN"/>
          <w14:ligatures w14:val="none"/>
        </w:rPr>
        <w:t xml:space="preserve"> discussion</w:t>
      </w:r>
      <w:r w:rsidR="00A16EF6" w:rsidRPr="00803661">
        <w:rPr>
          <w:rFonts w:ascii="Times New Roman" w:eastAsia="Times New Roman" w:hAnsi="Times New Roman" w:cs="Times New Roman"/>
          <w:color w:val="000000"/>
          <w:kern w:val="0"/>
          <w:bdr w:val="none" w:sz="0" w:space="0" w:color="auto" w:frame="1"/>
          <w:lang w:eastAsia="zh-CN"/>
          <w14:ligatures w14:val="none"/>
        </w:rPr>
        <w:t>, and explained the reasons for it</w:t>
      </w:r>
      <w:r w:rsidRPr="00803661">
        <w:rPr>
          <w:rFonts w:ascii="Times New Roman" w:eastAsia="Times New Roman" w:hAnsi="Times New Roman" w:cs="Times New Roman"/>
          <w:color w:val="000000"/>
          <w:kern w:val="0"/>
          <w:bdr w:val="none" w:sz="0" w:space="0" w:color="auto" w:frame="1"/>
          <w:lang w:eastAsia="zh-CN"/>
          <w14:ligatures w14:val="none"/>
        </w:rPr>
        <w:t xml:space="preserve"> (see page </w:t>
      </w:r>
      <w:r w:rsidR="00551651" w:rsidRPr="00803661">
        <w:rPr>
          <w:rFonts w:ascii="Times New Roman" w:eastAsia="Times New Roman" w:hAnsi="Times New Roman" w:cs="Times New Roman"/>
          <w:color w:val="000000"/>
          <w:kern w:val="0"/>
          <w:bdr w:val="none" w:sz="0" w:space="0" w:color="auto" w:frame="1"/>
          <w:lang w:eastAsia="zh-CN"/>
          <w14:ligatures w14:val="none"/>
        </w:rPr>
        <w:t>1</w:t>
      </w:r>
      <w:r w:rsidR="00DD4227" w:rsidRPr="00803661">
        <w:rPr>
          <w:rFonts w:ascii="Times New Roman" w:eastAsia="Times New Roman" w:hAnsi="Times New Roman" w:cs="Times New Roman"/>
          <w:color w:val="000000"/>
          <w:kern w:val="0"/>
          <w:bdr w:val="none" w:sz="0" w:space="0" w:color="auto" w:frame="1"/>
          <w:lang w:eastAsia="zh-CN"/>
          <w14:ligatures w14:val="none"/>
        </w:rPr>
        <w:t>6</w:t>
      </w:r>
      <w:r w:rsidRPr="00803661">
        <w:rPr>
          <w:rFonts w:ascii="Times New Roman" w:eastAsia="Times New Roman" w:hAnsi="Times New Roman" w:cs="Times New Roman"/>
          <w:color w:val="000000"/>
          <w:kern w:val="0"/>
          <w:bdr w:val="none" w:sz="0" w:space="0" w:color="auto" w:frame="1"/>
          <w:lang w:eastAsia="zh-CN"/>
          <w14:ligatures w14:val="none"/>
        </w:rPr>
        <w:t>).</w:t>
      </w:r>
    </w:p>
    <w:p w14:paraId="24F165DE" w14:textId="77777777" w:rsidR="00181B4A" w:rsidRDefault="00181B4A" w:rsidP="003876F7">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43E88DD9" w14:textId="668771AD" w:rsidR="00670175" w:rsidRPr="00A15C59" w:rsidRDefault="00670175" w:rsidP="003876F7">
      <w:pPr>
        <w:textAlignment w:val="baseline"/>
        <w:rPr>
          <w:rFonts w:ascii="Times New Roman" w:eastAsia="Times New Roman" w:hAnsi="Times New Roman" w:cs="Times New Roman"/>
          <w:color w:val="000000"/>
          <w:kern w:val="0"/>
          <w:bdr w:val="none" w:sz="0" w:space="0" w:color="auto" w:frame="1"/>
          <w:lang w:eastAsia="zh-CN"/>
          <w14:ligatures w14:val="none"/>
        </w:rPr>
      </w:pPr>
      <w:r>
        <w:rPr>
          <w:rFonts w:ascii="Times New Roman" w:eastAsia="Times New Roman" w:hAnsi="Times New Roman" w:cs="Times New Roman"/>
          <w:color w:val="000000"/>
          <w:kern w:val="0"/>
          <w:bdr w:val="none" w:sz="0" w:space="0" w:color="auto" w:frame="1"/>
          <w:lang w:eastAsia="zh-CN"/>
          <w14:ligatures w14:val="none"/>
        </w:rPr>
        <w:t>##########################################</w:t>
      </w:r>
    </w:p>
    <w:p w14:paraId="2F830097" w14:textId="77777777" w:rsidR="003876F7" w:rsidRDefault="003876F7" w:rsidP="003876F7">
      <w:pPr>
        <w:rPr>
          <w:rFonts w:ascii="Times New Roman" w:eastAsia="Times New Roman" w:hAnsi="Times New Roman" w:cs="Times New Roman"/>
          <w:color w:val="000000" w:themeColor="text1"/>
        </w:rPr>
      </w:pPr>
    </w:p>
    <w:p w14:paraId="0B316CE7" w14:textId="3CA55F89" w:rsidR="00670175" w:rsidRPr="0028282D" w:rsidRDefault="00521033" w:rsidP="005210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eastAsia="Times New Roman" w:hAnsi="Times New Roman" w:cs="Times New Roman"/>
          <w:color w:val="000000"/>
          <w:kern w:val="0"/>
          <w:bdr w:val="none" w:sz="0" w:space="0" w:color="auto" w:frame="1"/>
          <w:lang w:eastAsia="zh-CN"/>
          <w14:ligatures w14:val="none"/>
        </w:rPr>
      </w:pPr>
      <w:r w:rsidRPr="00521033">
        <w:rPr>
          <w:rFonts w:ascii="Times New Roman" w:eastAsia="Times New Roman" w:hAnsi="Times New Roman" w:cs="Times New Roman"/>
          <w:color w:val="000000"/>
          <w:kern w:val="0"/>
          <w:bdr w:val="none" w:sz="0" w:space="0" w:color="auto" w:frame="1"/>
          <w:lang w:eastAsia="zh-CN"/>
          <w14:ligatures w14:val="none"/>
        </w:rPr>
        <w:t>We would like to clarify that t</w:t>
      </w:r>
      <w:r w:rsidR="00547F77" w:rsidRPr="00521033">
        <w:rPr>
          <w:rFonts w:ascii="Times New Roman" w:eastAsia="Times New Roman" w:hAnsi="Times New Roman" w:cs="Times New Roman"/>
          <w:color w:val="000000"/>
          <w:kern w:val="0"/>
          <w:bdr w:val="none" w:sz="0" w:space="0" w:color="auto" w:frame="1"/>
          <w:lang w:eastAsia="zh-CN"/>
          <w14:ligatures w14:val="none"/>
        </w:rPr>
        <w:t xml:space="preserve">he </w:t>
      </w:r>
      <w:r w:rsidR="00547F77" w:rsidRPr="00D31BA8">
        <w:rPr>
          <w:rFonts w:ascii="Times New Roman" w:eastAsia="Times New Roman" w:hAnsi="Times New Roman" w:cs="Times New Roman"/>
          <w:color w:val="000000"/>
          <w:kern w:val="0"/>
          <w:bdr w:val="none" w:sz="0" w:space="0" w:color="auto" w:frame="1"/>
          <w:lang w:eastAsia="zh-CN"/>
          <w14:ligatures w14:val="none"/>
        </w:rPr>
        <w:t>non-Markov model does not take much longer time to estimate.</w:t>
      </w:r>
      <w:r w:rsidR="00B01E19" w:rsidRPr="00D31BA8">
        <w:rPr>
          <w:rFonts w:ascii="Times New Roman" w:eastAsia="Times New Roman" w:hAnsi="Times New Roman" w:cs="Times New Roman"/>
          <w:color w:val="000000"/>
          <w:kern w:val="0"/>
          <w:bdr w:val="none" w:sz="0" w:space="0" w:color="auto" w:frame="1"/>
          <w:lang w:eastAsia="zh-CN"/>
          <w14:ligatures w14:val="none"/>
        </w:rPr>
        <w:t xml:space="preserve"> Please see the time for the Markov and non-Markov models on page </w:t>
      </w:r>
      <w:r w:rsidR="0028282D" w:rsidRPr="00D31BA8">
        <w:rPr>
          <w:rFonts w:ascii="Times New Roman" w:eastAsia="Times New Roman" w:hAnsi="Times New Roman" w:cs="Times New Roman"/>
          <w:color w:val="000000"/>
          <w:kern w:val="0"/>
          <w:bdr w:val="none" w:sz="0" w:space="0" w:color="auto" w:frame="1"/>
          <w:lang w:eastAsia="zh-CN"/>
          <w14:ligatures w14:val="none"/>
        </w:rPr>
        <w:t>11. For example,</w:t>
      </w:r>
      <w:r w:rsidR="00547F77" w:rsidRPr="00D31BA8">
        <w:rPr>
          <w:rFonts w:ascii="Times New Roman" w:eastAsia="Times New Roman" w:hAnsi="Times New Roman" w:cs="Times New Roman"/>
          <w:color w:val="000000"/>
          <w:kern w:val="0"/>
          <w:bdr w:val="none" w:sz="0" w:space="0" w:color="auto" w:frame="1"/>
          <w:lang w:eastAsia="zh-CN"/>
          <w14:ligatures w14:val="none"/>
        </w:rPr>
        <w:t xml:space="preserve"> </w:t>
      </w:r>
      <w:r w:rsidR="0028282D" w:rsidRPr="00D31BA8">
        <w:rPr>
          <w:rFonts w:ascii="Times New Roman" w:eastAsia="Times New Roman" w:hAnsi="Times New Roman" w:cs="Times New Roman"/>
          <w:color w:val="000000"/>
          <w:kern w:val="0"/>
          <w:bdr w:val="none" w:sz="0" w:space="0" w:color="auto" w:frame="1"/>
          <w:lang w:eastAsia="zh-CN"/>
          <w14:ligatures w14:val="none"/>
        </w:rPr>
        <w:t>f</w:t>
      </w:r>
      <w:r w:rsidR="00547F77" w:rsidRPr="00D31BA8">
        <w:rPr>
          <w:rFonts w:ascii="Times New Roman" w:eastAsia="Times New Roman" w:hAnsi="Times New Roman" w:cs="Times New Roman"/>
          <w:color w:val="000000"/>
          <w:kern w:val="0"/>
          <w:bdr w:val="none" w:sz="0" w:space="0" w:color="auto" w:frame="1"/>
          <w:lang w:eastAsia="zh-CN"/>
          <w14:ligatures w14:val="none"/>
        </w:rPr>
        <w:t xml:space="preserve">or a randomly </w:t>
      </w:r>
      <w:r w:rsidRPr="00D31BA8">
        <w:rPr>
          <w:rFonts w:ascii="Times New Roman" w:eastAsia="Times New Roman" w:hAnsi="Times New Roman" w:cs="Times New Roman"/>
          <w:color w:val="000000"/>
          <w:kern w:val="0"/>
          <w:bdr w:val="none" w:sz="0" w:space="0" w:color="auto" w:frame="1"/>
          <w:lang w:eastAsia="zh-CN"/>
          <w14:ligatures w14:val="none"/>
        </w:rPr>
        <w:t xml:space="preserve">simulated </w:t>
      </w:r>
      <w:r w:rsidR="00BC0BC2" w:rsidRPr="00D31BA8">
        <w:rPr>
          <w:rFonts w:ascii="Times New Roman" w:eastAsia="Times New Roman" w:hAnsi="Times New Roman" w:cs="Times New Roman"/>
          <w:color w:val="000000"/>
          <w:kern w:val="0"/>
          <w:bdr w:val="none" w:sz="0" w:space="0" w:color="auto" w:frame="1"/>
          <w:lang w:eastAsia="zh-CN"/>
          <w14:ligatures w14:val="none"/>
        </w:rPr>
        <w:t xml:space="preserve">data of </w:t>
      </w:r>
      <w:r w:rsidR="00D31BA8" w:rsidRPr="00D31BA8">
        <w:rPr>
          <w:rFonts w:ascii="Times New Roman" w:hAnsi="Times New Roman" w:cs="Times New Roman"/>
        </w:rPr>
        <w:t>non-Markov process with Weibull distribution</w:t>
      </w:r>
      <w:r w:rsidRPr="00D31BA8">
        <w:rPr>
          <w:rFonts w:ascii="Times New Roman" w:eastAsia="Times New Roman" w:hAnsi="Times New Roman" w:cs="Times New Roman"/>
          <w:color w:val="000000"/>
          <w:kern w:val="0"/>
          <w:bdr w:val="none" w:sz="0" w:space="0" w:color="auto" w:frame="1"/>
          <w:lang w:eastAsia="zh-CN"/>
          <w14:ligatures w14:val="none"/>
        </w:rPr>
        <w:t xml:space="preserve">, </w:t>
      </w:r>
      <w:r w:rsidR="00F0213B" w:rsidRPr="00D31BA8">
        <w:rPr>
          <w:rFonts w:ascii="Times New Roman" w:eastAsia="PingFang SC" w:hAnsi="Times New Roman" w:cs="Times New Roman"/>
          <w:kern w:val="0"/>
        </w:rPr>
        <w:t>the</w:t>
      </w:r>
      <w:r w:rsidR="00F0213B" w:rsidRPr="00521033">
        <w:rPr>
          <w:rFonts w:ascii="Times New Roman" w:eastAsia="PingFang SC" w:hAnsi="Times New Roman" w:cs="Times New Roman"/>
          <w:kern w:val="0"/>
        </w:rPr>
        <w:t xml:space="preserve"> Markov model took 24.</w:t>
      </w:r>
      <w:r w:rsidR="00F0213B">
        <w:rPr>
          <w:rFonts w:eastAsia="PingFang SC"/>
        </w:rPr>
        <w:t>24</w:t>
      </w:r>
      <w:r w:rsidR="00F0213B" w:rsidRPr="00521033">
        <w:rPr>
          <w:rFonts w:ascii="Times New Roman" w:eastAsia="PingFang SC" w:hAnsi="Times New Roman" w:cs="Times New Roman"/>
          <w:kern w:val="0"/>
        </w:rPr>
        <w:t xml:space="preserve"> secs to complete, and the non-markov framework took 2</w:t>
      </w:r>
      <w:r w:rsidR="00F0213B">
        <w:rPr>
          <w:rFonts w:eastAsia="PingFang SC"/>
        </w:rPr>
        <w:t>8.00</w:t>
      </w:r>
      <w:r w:rsidR="00F0213B" w:rsidRPr="00521033">
        <w:rPr>
          <w:rFonts w:ascii="Times New Roman" w:eastAsia="PingFang SC" w:hAnsi="Times New Roman" w:cs="Times New Roman"/>
          <w:kern w:val="0"/>
        </w:rPr>
        <w:t xml:space="preserve"> secs.</w:t>
      </w:r>
    </w:p>
    <w:p w14:paraId="26FE9952" w14:textId="77777777" w:rsidR="00547F77" w:rsidRDefault="00547F77" w:rsidP="001C117C">
      <w:pPr>
        <w:rPr>
          <w:rFonts w:ascii="Times New Roman" w:eastAsia="Times New Roman" w:hAnsi="Times New Roman" w:cs="Times New Roman"/>
          <w:color w:val="000000"/>
          <w:kern w:val="0"/>
          <w:bdr w:val="none" w:sz="0" w:space="0" w:color="auto" w:frame="1"/>
          <w:lang w:eastAsia="zh-CN"/>
          <w14:ligatures w14:val="none"/>
        </w:rPr>
      </w:pPr>
    </w:p>
    <w:p w14:paraId="11313BE9" w14:textId="5AC593C4" w:rsidR="00945BCE" w:rsidRDefault="645B625B" w:rsidP="001C117C">
      <w:pPr>
        <w:rPr>
          <w:rFonts w:ascii="Times New Roman" w:eastAsia="Times New Roman" w:hAnsi="Times New Roman" w:cs="Times New Roman"/>
          <w:color w:val="000000"/>
          <w:kern w:val="0"/>
          <w:bdr w:val="none" w:sz="0" w:space="0" w:color="auto" w:frame="1"/>
          <w:lang w:eastAsia="zh-CN"/>
          <w14:ligatures w14:val="none"/>
        </w:rPr>
      </w:pPr>
      <w:r>
        <w:rPr>
          <w:rFonts w:ascii="Times New Roman" w:eastAsia="Times New Roman" w:hAnsi="Times New Roman" w:cs="Times New Roman"/>
          <w:color w:val="000000"/>
          <w:kern w:val="0"/>
          <w:bdr w:val="none" w:sz="0" w:space="0" w:color="auto" w:frame="1"/>
          <w:lang w:eastAsia="zh-CN"/>
          <w14:ligatures w14:val="none"/>
        </w:rPr>
        <w:t xml:space="preserve">Our non-Markov model has </w:t>
      </w:r>
      <w:r w:rsidR="5FD3FA6D">
        <w:rPr>
          <w:rFonts w:ascii="Times New Roman" w:eastAsia="Times New Roman" w:hAnsi="Times New Roman" w:cs="Times New Roman"/>
          <w:color w:val="000000"/>
          <w:kern w:val="0"/>
          <w:bdr w:val="none" w:sz="0" w:space="0" w:color="auto" w:frame="1"/>
          <w:lang w:eastAsia="zh-CN"/>
          <w14:ligatures w14:val="none"/>
        </w:rPr>
        <w:t>two</w:t>
      </w:r>
      <w:r>
        <w:rPr>
          <w:rFonts w:ascii="Times New Roman" w:eastAsia="Times New Roman" w:hAnsi="Times New Roman" w:cs="Times New Roman"/>
          <w:color w:val="000000"/>
          <w:kern w:val="0"/>
          <w:bdr w:val="none" w:sz="0" w:space="0" w:color="auto" w:frame="1"/>
          <w:lang w:eastAsia="zh-CN"/>
          <w14:ligatures w14:val="none"/>
        </w:rPr>
        <w:t xml:space="preserve"> implications.</w:t>
      </w:r>
      <w:r w:rsidR="7E68190A">
        <w:rPr>
          <w:rFonts w:ascii="Times New Roman" w:eastAsia="Times New Roman" w:hAnsi="Times New Roman" w:cs="Times New Roman"/>
          <w:color w:val="000000"/>
          <w:kern w:val="0"/>
          <w:bdr w:val="none" w:sz="0" w:space="0" w:color="auto" w:frame="1"/>
          <w:lang w:eastAsia="zh-CN"/>
          <w14:ligatures w14:val="none"/>
        </w:rPr>
        <w:t xml:space="preserve"> </w:t>
      </w:r>
      <w:r w:rsidR="1F4F2C6C">
        <w:rPr>
          <w:rFonts w:ascii="Times New Roman" w:eastAsia="Times New Roman" w:hAnsi="Times New Roman" w:cs="Times New Roman"/>
          <w:color w:val="000000"/>
          <w:kern w:val="0"/>
          <w:bdr w:val="none" w:sz="0" w:space="0" w:color="auto" w:frame="1"/>
          <w:lang w:eastAsia="zh-CN"/>
          <w14:ligatures w14:val="none"/>
        </w:rPr>
        <w:t>1)</w:t>
      </w:r>
      <w:r w:rsidR="7E68190A">
        <w:rPr>
          <w:rFonts w:ascii="Times New Roman" w:eastAsia="Times New Roman" w:hAnsi="Times New Roman" w:cs="Times New Roman"/>
          <w:color w:val="000000"/>
          <w:kern w:val="0"/>
          <w:bdr w:val="none" w:sz="0" w:space="0" w:color="auto" w:frame="1"/>
          <w:lang w:eastAsia="zh-CN"/>
          <w14:ligatures w14:val="none"/>
        </w:rPr>
        <w:t xml:space="preserve"> </w:t>
      </w:r>
      <w:r w:rsidR="1F4F2C6C">
        <w:rPr>
          <w:rFonts w:ascii="Times New Roman" w:eastAsia="Times New Roman" w:hAnsi="Times New Roman" w:cs="Times New Roman"/>
          <w:color w:val="000000"/>
          <w:kern w:val="0"/>
          <w:bdr w:val="none" w:sz="0" w:space="0" w:color="auto" w:frame="1"/>
          <w:lang w:eastAsia="zh-CN"/>
          <w14:ligatures w14:val="none"/>
        </w:rPr>
        <w:t>O</w:t>
      </w:r>
      <w:r w:rsidR="15726EC6">
        <w:rPr>
          <w:rFonts w:ascii="Times New Roman" w:eastAsia="Times New Roman" w:hAnsi="Times New Roman" w:cs="Times New Roman"/>
          <w:color w:val="000000"/>
          <w:kern w:val="0"/>
          <w:bdr w:val="none" w:sz="0" w:space="0" w:color="auto" w:frame="1"/>
          <w:lang w:eastAsia="zh-CN"/>
          <w14:ligatures w14:val="none"/>
        </w:rPr>
        <w:t>ur model</w:t>
      </w:r>
      <w:r w:rsidR="7E68190A">
        <w:rPr>
          <w:rFonts w:ascii="Times New Roman" w:eastAsia="Times New Roman" w:hAnsi="Times New Roman" w:cs="Times New Roman"/>
          <w:color w:val="000000"/>
          <w:kern w:val="0"/>
          <w:bdr w:val="none" w:sz="0" w:space="0" w:color="auto" w:frame="1"/>
          <w:lang w:eastAsia="zh-CN"/>
          <w14:ligatures w14:val="none"/>
        </w:rPr>
        <w:t xml:space="preserve"> is </w:t>
      </w:r>
      <w:r w:rsidR="15726EC6">
        <w:rPr>
          <w:rFonts w:ascii="Times New Roman" w:eastAsia="Times New Roman" w:hAnsi="Times New Roman" w:cs="Times New Roman"/>
          <w:color w:val="000000"/>
          <w:kern w:val="0"/>
          <w:bdr w:val="none" w:sz="0" w:space="0" w:color="auto" w:frame="1"/>
          <w:lang w:eastAsia="zh-CN"/>
          <w14:ligatures w14:val="none"/>
        </w:rPr>
        <w:t xml:space="preserve">more </w:t>
      </w:r>
      <w:r w:rsidR="7E68190A">
        <w:rPr>
          <w:rFonts w:ascii="Times New Roman" w:eastAsia="Times New Roman" w:hAnsi="Times New Roman" w:cs="Times New Roman"/>
          <w:color w:val="000000"/>
          <w:kern w:val="0"/>
          <w:bdr w:val="none" w:sz="0" w:space="0" w:color="auto" w:frame="1"/>
          <w:lang w:eastAsia="zh-CN"/>
          <w14:ligatures w14:val="none"/>
        </w:rPr>
        <w:t>suitable to model the course of chronic disease</w:t>
      </w:r>
      <w:r w:rsidR="15726EC6">
        <w:rPr>
          <w:rFonts w:ascii="Times New Roman" w:eastAsia="Times New Roman" w:hAnsi="Times New Roman" w:cs="Times New Roman"/>
          <w:color w:val="000000"/>
          <w:kern w:val="0"/>
          <w:bdr w:val="none" w:sz="0" w:space="0" w:color="auto" w:frame="1"/>
          <w:lang w:eastAsia="zh-CN"/>
          <w14:ligatures w14:val="none"/>
        </w:rPr>
        <w:t xml:space="preserve">. For chronic disease, </w:t>
      </w:r>
      <w:r w:rsidR="4D120FC6">
        <w:rPr>
          <w:rFonts w:ascii="Times New Roman" w:eastAsia="Times New Roman" w:hAnsi="Times New Roman" w:cs="Times New Roman"/>
          <w:color w:val="000000"/>
          <w:kern w:val="0"/>
          <w:bdr w:val="none" w:sz="0" w:space="0" w:color="auto" w:frame="1"/>
          <w:lang w:eastAsia="zh-CN"/>
          <w14:ligatures w14:val="none"/>
        </w:rPr>
        <w:t xml:space="preserve">past disease </w:t>
      </w:r>
      <w:r w:rsidR="0E92D2B9">
        <w:rPr>
          <w:rFonts w:ascii="Times New Roman" w:eastAsia="Times New Roman" w:hAnsi="Times New Roman" w:cs="Times New Roman"/>
          <w:color w:val="000000"/>
          <w:kern w:val="0"/>
          <w:bdr w:val="none" w:sz="0" w:space="0" w:color="auto" w:frame="1"/>
          <w:lang w:eastAsia="zh-CN"/>
          <w14:ligatures w14:val="none"/>
        </w:rPr>
        <w:t xml:space="preserve">states can interact with current state to affect </w:t>
      </w:r>
      <w:r w:rsidR="1094D1F9">
        <w:rPr>
          <w:rFonts w:ascii="Times New Roman" w:eastAsia="Times New Roman" w:hAnsi="Times New Roman" w:cs="Times New Roman"/>
          <w:color w:val="000000"/>
          <w:kern w:val="0"/>
          <w:bdr w:val="none" w:sz="0" w:space="0" w:color="auto" w:frame="1"/>
          <w:lang w:eastAsia="zh-CN"/>
          <w14:ligatures w14:val="none"/>
        </w:rPr>
        <w:t xml:space="preserve">progression into </w:t>
      </w:r>
      <w:r w:rsidR="0E92D2B9">
        <w:rPr>
          <w:rFonts w:ascii="Times New Roman" w:eastAsia="Times New Roman" w:hAnsi="Times New Roman" w:cs="Times New Roman"/>
          <w:color w:val="000000"/>
          <w:kern w:val="0"/>
          <w:bdr w:val="none" w:sz="0" w:space="0" w:color="auto" w:frame="1"/>
          <w:lang w:eastAsia="zh-CN"/>
          <w14:ligatures w14:val="none"/>
        </w:rPr>
        <w:t xml:space="preserve">future states. </w:t>
      </w:r>
      <w:r w:rsidR="2C8C8E7B">
        <w:rPr>
          <w:rFonts w:ascii="Times New Roman" w:eastAsia="Times New Roman" w:hAnsi="Times New Roman" w:cs="Times New Roman"/>
          <w:color w:val="000000"/>
          <w:kern w:val="0"/>
          <w:bdr w:val="none" w:sz="0" w:space="0" w:color="auto" w:frame="1"/>
          <w:lang w:eastAsia="zh-CN"/>
          <w14:ligatures w14:val="none"/>
        </w:rPr>
        <w:t>By conditioning on past history, t</w:t>
      </w:r>
      <w:r w:rsidR="6BDDD9C4">
        <w:rPr>
          <w:rFonts w:ascii="Times New Roman" w:eastAsia="Times New Roman" w:hAnsi="Times New Roman" w:cs="Times New Roman"/>
          <w:color w:val="000000"/>
          <w:kern w:val="0"/>
          <w:bdr w:val="none" w:sz="0" w:space="0" w:color="auto" w:frame="1"/>
          <w:lang w:eastAsia="zh-CN"/>
          <w14:ligatures w14:val="none"/>
        </w:rPr>
        <w:t xml:space="preserve">he transition rates between substates provide </w:t>
      </w:r>
      <w:r w:rsidR="2C8C8E7B">
        <w:rPr>
          <w:rFonts w:ascii="Times New Roman" w:eastAsia="Times New Roman" w:hAnsi="Times New Roman" w:cs="Times New Roman"/>
          <w:color w:val="000000"/>
          <w:kern w:val="0"/>
          <w:bdr w:val="none" w:sz="0" w:space="0" w:color="auto" w:frame="1"/>
          <w:lang w:eastAsia="zh-CN"/>
          <w14:ligatures w14:val="none"/>
        </w:rPr>
        <w:t xml:space="preserve">a more </w:t>
      </w:r>
      <w:r w:rsidR="760391B5">
        <w:rPr>
          <w:rFonts w:ascii="Times New Roman" w:eastAsia="Times New Roman" w:hAnsi="Times New Roman" w:cs="Times New Roman"/>
          <w:color w:val="000000"/>
          <w:kern w:val="0"/>
          <w:bdr w:val="none" w:sz="0" w:space="0" w:color="auto" w:frame="1"/>
          <w:lang w:eastAsia="zh-CN"/>
          <w14:ligatures w14:val="none"/>
        </w:rPr>
        <w:t xml:space="preserve">precise estimation </w:t>
      </w:r>
      <w:r w:rsidR="192F5CE7">
        <w:rPr>
          <w:rFonts w:ascii="Times New Roman" w:eastAsia="Times New Roman" w:hAnsi="Times New Roman" w:cs="Times New Roman"/>
          <w:color w:val="000000"/>
          <w:kern w:val="0"/>
          <w:bdr w:val="none" w:sz="0" w:space="0" w:color="auto" w:frame="1"/>
          <w:lang w:eastAsia="zh-CN"/>
          <w14:ligatures w14:val="none"/>
        </w:rPr>
        <w:t xml:space="preserve">of chronic disease progression. </w:t>
      </w:r>
      <w:r w:rsidR="1F4F2C6C">
        <w:rPr>
          <w:rFonts w:ascii="Times New Roman" w:eastAsia="Times New Roman" w:hAnsi="Times New Roman" w:cs="Times New Roman"/>
          <w:color w:val="000000"/>
          <w:kern w:val="0"/>
          <w:bdr w:val="none" w:sz="0" w:space="0" w:color="auto" w:frame="1"/>
          <w:lang w:eastAsia="zh-CN"/>
          <w14:ligatures w14:val="none"/>
        </w:rPr>
        <w:t>2)</w:t>
      </w:r>
      <w:r w:rsidR="6768EE14">
        <w:rPr>
          <w:rFonts w:ascii="Times New Roman" w:eastAsia="Times New Roman" w:hAnsi="Times New Roman" w:cs="Times New Roman"/>
          <w:color w:val="000000"/>
          <w:kern w:val="0"/>
          <w:bdr w:val="none" w:sz="0" w:space="0" w:color="auto" w:frame="1"/>
          <w:lang w:eastAsia="zh-CN"/>
          <w14:ligatures w14:val="none"/>
        </w:rPr>
        <w:t xml:space="preserve"> </w:t>
      </w:r>
      <w:r w:rsidR="1F4F2C6C">
        <w:rPr>
          <w:rFonts w:ascii="Times New Roman" w:eastAsia="Times New Roman" w:hAnsi="Times New Roman" w:cs="Times New Roman"/>
          <w:color w:val="000000"/>
          <w:kern w:val="0"/>
          <w:bdr w:val="none" w:sz="0" w:space="0" w:color="auto" w:frame="1"/>
          <w:lang w:eastAsia="zh-CN"/>
          <w14:ligatures w14:val="none"/>
        </w:rPr>
        <w:t>M</w:t>
      </w:r>
      <w:r w:rsidR="26C838A6">
        <w:rPr>
          <w:rFonts w:ascii="Times New Roman" w:eastAsia="Times New Roman" w:hAnsi="Times New Roman" w:cs="Times New Roman"/>
          <w:color w:val="000000"/>
          <w:kern w:val="0"/>
          <w:bdr w:val="none" w:sz="0" w:space="0" w:color="auto" w:frame="1"/>
          <w:lang w:eastAsia="zh-CN"/>
          <w14:ligatures w14:val="none"/>
        </w:rPr>
        <w:t xml:space="preserve">ultimorbidity is a common condition for chronic disease. </w:t>
      </w:r>
      <w:commentRangeStart w:id="4"/>
      <w:r w:rsidR="26C838A6">
        <w:rPr>
          <w:rFonts w:ascii="Times New Roman" w:eastAsia="Times New Roman" w:hAnsi="Times New Roman" w:cs="Times New Roman"/>
          <w:color w:val="000000"/>
          <w:kern w:val="0"/>
          <w:bdr w:val="none" w:sz="0" w:space="0" w:color="auto" w:frame="1"/>
          <w:lang w:eastAsia="zh-CN"/>
          <w14:ligatures w14:val="none"/>
        </w:rPr>
        <w:t xml:space="preserve">However, </w:t>
      </w:r>
      <w:r w:rsidR="31F2F7F3">
        <w:rPr>
          <w:rFonts w:ascii="Times New Roman" w:eastAsia="Times New Roman" w:hAnsi="Times New Roman" w:cs="Times New Roman"/>
          <w:color w:val="000000"/>
          <w:kern w:val="0"/>
          <w:bdr w:val="none" w:sz="0" w:space="0" w:color="auto" w:frame="1"/>
          <w:lang w:eastAsia="zh-CN"/>
          <w14:ligatures w14:val="none"/>
        </w:rPr>
        <w:t xml:space="preserve">as Markov assumption is memoryless, </w:t>
      </w:r>
      <w:r w:rsidR="527CA88E">
        <w:rPr>
          <w:rFonts w:ascii="Times New Roman" w:eastAsia="Times New Roman" w:hAnsi="Times New Roman" w:cs="Times New Roman"/>
          <w:color w:val="000000"/>
          <w:kern w:val="0"/>
          <w:bdr w:val="none" w:sz="0" w:space="0" w:color="auto" w:frame="1"/>
          <w:lang w:eastAsia="zh-CN"/>
          <w14:ligatures w14:val="none"/>
        </w:rPr>
        <w:t>multimorbidity cannot be considered.</w:t>
      </w:r>
      <w:commentRangeEnd w:id="4"/>
      <w:r w:rsidR="001C117C">
        <w:rPr>
          <w:rStyle w:val="CommentReference"/>
          <w:rFonts w:ascii="Times New Roman" w:eastAsia="Times New Roman" w:hAnsi="Times New Roman" w:cs="Times New Roman"/>
          <w:color w:val="000000"/>
          <w:kern w:val="0"/>
          <w:sz w:val="24"/>
          <w:szCs w:val="24"/>
          <w:bdr w:val="none" w:sz="0" w:space="0" w:color="auto" w:frame="1"/>
          <w:lang w:eastAsia="zh-CN"/>
          <w14:ligatures w14:val="none"/>
        </w:rPr>
        <w:commentReference w:id="4"/>
      </w:r>
      <w:r w:rsidR="527CA88E">
        <w:rPr>
          <w:rFonts w:ascii="Times New Roman" w:eastAsia="Times New Roman" w:hAnsi="Times New Roman" w:cs="Times New Roman"/>
          <w:color w:val="000000"/>
          <w:kern w:val="0"/>
          <w:bdr w:val="none" w:sz="0" w:space="0" w:color="auto" w:frame="1"/>
          <w:lang w:eastAsia="zh-CN"/>
          <w14:ligatures w14:val="none"/>
        </w:rPr>
        <w:t xml:space="preserve"> The substates generated using our framework track disease history and </w:t>
      </w:r>
      <w:r w:rsidR="2C555D90">
        <w:rPr>
          <w:rFonts w:ascii="Times New Roman" w:eastAsia="Times New Roman" w:hAnsi="Times New Roman" w:cs="Times New Roman"/>
          <w:color w:val="000000"/>
          <w:kern w:val="0"/>
          <w:bdr w:val="none" w:sz="0" w:space="0" w:color="auto" w:frame="1"/>
          <w:lang w:eastAsia="zh-CN"/>
          <w14:ligatures w14:val="none"/>
        </w:rPr>
        <w:t>indicates multimorbidity</w:t>
      </w:r>
      <w:r w:rsidR="0E6ED2A1">
        <w:rPr>
          <w:rFonts w:ascii="Times New Roman" w:eastAsia="Times New Roman" w:hAnsi="Times New Roman" w:cs="Times New Roman"/>
          <w:color w:val="000000"/>
          <w:kern w:val="0"/>
          <w:bdr w:val="none" w:sz="0" w:space="0" w:color="auto" w:frame="1"/>
          <w:lang w:eastAsia="zh-CN"/>
          <w14:ligatures w14:val="none"/>
        </w:rPr>
        <w:t xml:space="preserve">, which </w:t>
      </w:r>
      <w:r w:rsidR="103DC1C5">
        <w:rPr>
          <w:rFonts w:ascii="Times New Roman" w:eastAsia="Times New Roman" w:hAnsi="Times New Roman" w:cs="Times New Roman"/>
          <w:color w:val="000000"/>
          <w:kern w:val="0"/>
          <w:bdr w:val="none" w:sz="0" w:space="0" w:color="auto" w:frame="1"/>
          <w:lang w:eastAsia="zh-CN"/>
          <w14:ligatures w14:val="none"/>
        </w:rPr>
        <w:t xml:space="preserve">can be used to </w:t>
      </w:r>
      <w:r w:rsidR="103DC1C5" w:rsidRPr="000C162A">
        <w:rPr>
          <w:rFonts w:ascii="Times New Roman" w:hAnsi="Times New Roman" w:cs="Times New Roman"/>
          <w:color w:val="000000"/>
          <w:bdr w:val="none" w:sz="0" w:space="0" w:color="auto" w:frame="1"/>
        </w:rPr>
        <w:t>derive summary metrics to</w:t>
      </w:r>
      <w:r w:rsidR="0E6ED2A1">
        <w:rPr>
          <w:rFonts w:ascii="Times New Roman" w:eastAsia="Times New Roman" w:hAnsi="Times New Roman" w:cs="Times New Roman"/>
          <w:color w:val="000000"/>
          <w:kern w:val="0"/>
          <w:bdr w:val="none" w:sz="0" w:space="0" w:color="auto" w:frame="1"/>
          <w:lang w:eastAsia="zh-CN"/>
          <w14:ligatures w14:val="none"/>
        </w:rPr>
        <w:t xml:space="preserve"> characterize the course of chronic disease.</w:t>
      </w:r>
      <w:r w:rsidR="1094D1F9">
        <w:rPr>
          <w:rFonts w:ascii="Times New Roman" w:eastAsia="Times New Roman" w:hAnsi="Times New Roman" w:cs="Times New Roman"/>
          <w:color w:val="000000"/>
          <w:kern w:val="0"/>
          <w:bdr w:val="none" w:sz="0" w:space="0" w:color="auto" w:frame="1"/>
          <w:lang w:eastAsia="zh-CN"/>
          <w14:ligatures w14:val="none"/>
        </w:rPr>
        <w:t xml:space="preserve"> </w:t>
      </w:r>
      <w:r w:rsidR="7C7B5395">
        <w:rPr>
          <w:rFonts w:ascii="Times New Roman" w:hAnsi="Times New Roman" w:cs="Times New Roman"/>
          <w:color w:val="000000"/>
          <w:bdr w:val="none" w:sz="0" w:space="0" w:color="auto" w:frame="1"/>
        </w:rPr>
        <w:t>This</w:t>
      </w:r>
      <w:r w:rsidR="7C7B5395" w:rsidRPr="000C162A">
        <w:rPr>
          <w:rFonts w:ascii="Times New Roman" w:hAnsi="Times New Roman" w:cs="Times New Roman"/>
          <w:color w:val="000000"/>
          <w:bdr w:val="none" w:sz="0" w:space="0" w:color="auto" w:frame="1"/>
        </w:rPr>
        <w:t xml:space="preserve"> is an interesting direction for future research</w:t>
      </w:r>
      <w:r w:rsidR="7C7B5395">
        <w:rPr>
          <w:rFonts w:ascii="Times New Roman" w:hAnsi="Times New Roman" w:cs="Times New Roman"/>
          <w:color w:val="000000"/>
          <w:bdr w:val="none" w:sz="0" w:space="0" w:color="auto" w:frame="1"/>
        </w:rPr>
        <w:t xml:space="preserve">. </w:t>
      </w:r>
    </w:p>
    <w:p w14:paraId="6A476D16" w14:textId="77777777" w:rsidR="00945BCE" w:rsidRDefault="00945BCE" w:rsidP="001C117C">
      <w:pPr>
        <w:rPr>
          <w:rFonts w:ascii="Times New Roman" w:eastAsia="Times New Roman" w:hAnsi="Times New Roman" w:cs="Times New Roman"/>
          <w:color w:val="000000"/>
          <w:kern w:val="0"/>
          <w:bdr w:val="none" w:sz="0" w:space="0" w:color="auto" w:frame="1"/>
          <w:lang w:eastAsia="zh-CN"/>
          <w14:ligatures w14:val="none"/>
        </w:rPr>
      </w:pPr>
    </w:p>
    <w:p w14:paraId="1BC72E4D" w14:textId="5C6C855E" w:rsidR="0073218D" w:rsidRDefault="00DB35EE" w:rsidP="001C117C">
      <w:pPr>
        <w:rPr>
          <w:rFonts w:ascii="Times New Roman" w:eastAsia="Times New Roman" w:hAnsi="Times New Roman" w:cs="Times New Roman"/>
          <w:color w:val="000000"/>
          <w:kern w:val="0"/>
          <w:bdr w:val="none" w:sz="0" w:space="0" w:color="auto" w:frame="1"/>
          <w:lang w:eastAsia="zh-CN"/>
          <w14:ligatures w14:val="none"/>
        </w:rPr>
      </w:pPr>
      <w:r>
        <w:rPr>
          <w:rFonts w:ascii="Times New Roman" w:eastAsia="Times New Roman" w:hAnsi="Times New Roman" w:cs="Times New Roman"/>
          <w:color w:val="000000"/>
          <w:kern w:val="0"/>
          <w:bdr w:val="none" w:sz="0" w:space="0" w:color="auto" w:frame="1"/>
          <w:lang w:eastAsia="zh-CN"/>
          <w14:ligatures w14:val="none"/>
        </w:rPr>
        <w:t xml:space="preserve">We have included the implications </w:t>
      </w:r>
      <w:r w:rsidR="00945BCE">
        <w:rPr>
          <w:rFonts w:ascii="Times New Roman" w:eastAsia="Times New Roman" w:hAnsi="Times New Roman" w:cs="Times New Roman"/>
          <w:color w:val="000000"/>
          <w:kern w:val="0"/>
          <w:bdr w:val="none" w:sz="0" w:space="0" w:color="auto" w:frame="1"/>
          <w:lang w:eastAsia="zh-CN"/>
          <w14:ligatures w14:val="none"/>
        </w:rPr>
        <w:t xml:space="preserve">of our method </w:t>
      </w:r>
      <w:r>
        <w:rPr>
          <w:rFonts w:ascii="Times New Roman" w:eastAsia="Times New Roman" w:hAnsi="Times New Roman" w:cs="Times New Roman"/>
          <w:color w:val="000000"/>
          <w:kern w:val="0"/>
          <w:bdr w:val="none" w:sz="0" w:space="0" w:color="auto" w:frame="1"/>
          <w:lang w:eastAsia="zh-CN"/>
          <w14:ligatures w14:val="none"/>
        </w:rPr>
        <w:t xml:space="preserve">in the </w:t>
      </w:r>
      <w:r w:rsidR="00945BCE">
        <w:rPr>
          <w:rFonts w:ascii="Times New Roman" w:eastAsia="Times New Roman" w:hAnsi="Times New Roman" w:cs="Times New Roman"/>
          <w:color w:val="000000"/>
          <w:kern w:val="0"/>
          <w:bdr w:val="none" w:sz="0" w:space="0" w:color="auto" w:frame="1"/>
          <w:lang w:eastAsia="zh-CN"/>
          <w14:ligatures w14:val="none"/>
        </w:rPr>
        <w:t xml:space="preserve">introduction section (page </w:t>
      </w:r>
      <w:r w:rsidR="00AD14D5">
        <w:rPr>
          <w:rFonts w:ascii="Times New Roman" w:eastAsia="Times New Roman" w:hAnsi="Times New Roman" w:cs="Times New Roman"/>
          <w:color w:val="000000"/>
          <w:kern w:val="0"/>
          <w:bdr w:val="none" w:sz="0" w:space="0" w:color="auto" w:frame="1"/>
          <w:lang w:eastAsia="zh-CN"/>
          <w14:ligatures w14:val="none"/>
        </w:rPr>
        <w:t>4</w:t>
      </w:r>
      <w:r w:rsidR="00945BCE">
        <w:rPr>
          <w:rFonts w:ascii="Times New Roman" w:eastAsia="Times New Roman" w:hAnsi="Times New Roman" w:cs="Times New Roman"/>
          <w:color w:val="000000"/>
          <w:kern w:val="0"/>
          <w:bdr w:val="none" w:sz="0" w:space="0" w:color="auto" w:frame="1"/>
          <w:lang w:eastAsia="zh-CN"/>
          <w14:ligatures w14:val="none"/>
        </w:rPr>
        <w:t xml:space="preserve">) and </w:t>
      </w:r>
      <w:r>
        <w:rPr>
          <w:rFonts w:ascii="Times New Roman" w:eastAsia="Times New Roman" w:hAnsi="Times New Roman" w:cs="Times New Roman"/>
          <w:color w:val="000000"/>
          <w:kern w:val="0"/>
          <w:bdr w:val="none" w:sz="0" w:space="0" w:color="auto" w:frame="1"/>
          <w:lang w:eastAsia="zh-CN"/>
          <w14:ligatures w14:val="none"/>
        </w:rPr>
        <w:t>discussion section (page 1</w:t>
      </w:r>
      <w:r w:rsidR="00DF2CCF">
        <w:rPr>
          <w:rFonts w:ascii="Times New Roman" w:eastAsia="Times New Roman" w:hAnsi="Times New Roman" w:cs="Times New Roman"/>
          <w:color w:val="000000"/>
          <w:kern w:val="0"/>
          <w:bdr w:val="none" w:sz="0" w:space="0" w:color="auto" w:frame="1"/>
          <w:lang w:eastAsia="zh-CN"/>
          <w14:ligatures w14:val="none"/>
        </w:rPr>
        <w:t>5</w:t>
      </w:r>
      <w:r>
        <w:rPr>
          <w:rFonts w:ascii="Times New Roman" w:eastAsia="Times New Roman" w:hAnsi="Times New Roman" w:cs="Times New Roman"/>
          <w:color w:val="000000"/>
          <w:kern w:val="0"/>
          <w:bdr w:val="none" w:sz="0" w:space="0" w:color="auto" w:frame="1"/>
          <w:lang w:eastAsia="zh-CN"/>
          <w14:ligatures w14:val="none"/>
        </w:rPr>
        <w:t>).</w:t>
      </w:r>
    </w:p>
    <w:p w14:paraId="6ECCF10A" w14:textId="77777777" w:rsidR="003876F7" w:rsidRPr="00C137EB" w:rsidRDefault="003876F7" w:rsidP="6E183FA8">
      <w:pPr>
        <w:rPr>
          <w:rFonts w:ascii="Times New Roman" w:eastAsia="Times New Roman" w:hAnsi="Times New Roman" w:cs="Times New Roman"/>
          <w:color w:val="000000" w:themeColor="text1"/>
          <w:lang w:eastAsia="zh-CN"/>
        </w:rPr>
      </w:pPr>
    </w:p>
    <w:p w14:paraId="32B0909C" w14:textId="66F042DF" w:rsidR="004E5D2F" w:rsidRPr="00A732D4" w:rsidRDefault="00EC21C3" w:rsidP="6E183FA8">
      <w:pPr>
        <w:textAlignment w:val="baseline"/>
        <w:rPr>
          <w:rFonts w:ascii="Times New Roman" w:eastAsia="Times New Roman" w:hAnsi="Times New Roman" w:cs="Times New Roman"/>
          <w:b/>
          <w:bCs/>
          <w:color w:val="000000" w:themeColor="text1"/>
          <w:lang w:eastAsia="zh-CN"/>
        </w:rPr>
      </w:pPr>
      <w:r w:rsidRPr="00EC21C3">
        <w:rPr>
          <w:rFonts w:ascii="Times New Roman" w:eastAsia="Times New Roman" w:hAnsi="Times New Roman" w:cs="Times New Roman"/>
          <w:b/>
          <w:bCs/>
          <w:color w:val="000000"/>
          <w:kern w:val="0"/>
          <w:bdr w:val="none" w:sz="0" w:space="0" w:color="auto" w:frame="1"/>
          <w:lang w:eastAsia="zh-CN"/>
          <w14:ligatures w14:val="none"/>
        </w:rPr>
        <w:br/>
        <w:t>Minor:</w:t>
      </w:r>
      <w:r w:rsidRPr="00EC21C3">
        <w:rPr>
          <w:rFonts w:ascii="Times New Roman" w:eastAsia="Times New Roman" w:hAnsi="Times New Roman" w:cs="Times New Roman"/>
          <w:b/>
          <w:bCs/>
          <w:color w:val="000000"/>
          <w:kern w:val="0"/>
          <w:bdr w:val="none" w:sz="0" w:space="0" w:color="auto" w:frame="1"/>
          <w:lang w:eastAsia="zh-CN"/>
          <w14:ligatures w14:val="none"/>
        </w:rPr>
        <w:br/>
      </w:r>
      <w:r w:rsidR="00B07FC8">
        <w:rPr>
          <w:rFonts w:ascii="Times New Roman" w:eastAsia="Times New Roman" w:hAnsi="Times New Roman" w:cs="Times New Roman"/>
          <w:b/>
          <w:bCs/>
          <w:color w:val="000000"/>
          <w:kern w:val="0"/>
          <w:bdr w:val="none" w:sz="0" w:space="0" w:color="auto" w:frame="1"/>
          <w:lang w:eastAsia="zh-CN"/>
          <w14:ligatures w14:val="none"/>
        </w:rPr>
        <w:t xml:space="preserve">3. </w:t>
      </w:r>
      <w:r w:rsidRPr="00EC21C3">
        <w:rPr>
          <w:rFonts w:ascii="Times New Roman" w:eastAsia="Times New Roman" w:hAnsi="Times New Roman" w:cs="Times New Roman"/>
          <w:b/>
          <w:bCs/>
          <w:color w:val="000000"/>
          <w:kern w:val="0"/>
          <w:bdr w:val="none" w:sz="0" w:space="0" w:color="auto" w:frame="1"/>
          <w:lang w:eastAsia="zh-CN"/>
          <w14:ligatures w14:val="none"/>
        </w:rPr>
        <w:t>In the end of the introduction, authors may consider making it clearer that this approach can be flexible to include any covariate (not only the disease history)</w:t>
      </w:r>
      <w:r w:rsidRPr="00EC21C3">
        <w:rPr>
          <w:rFonts w:ascii="Times New Roman" w:eastAsia="Times New Roman" w:hAnsi="Times New Roman" w:cs="Times New Roman"/>
          <w:b/>
          <w:bCs/>
          <w:color w:val="000000"/>
          <w:kern w:val="0"/>
          <w:bdr w:val="none" w:sz="0" w:space="0" w:color="auto" w:frame="1"/>
          <w:lang w:eastAsia="zh-CN"/>
          <w14:ligatures w14:val="none"/>
        </w:rPr>
        <w:br/>
      </w:r>
    </w:p>
    <w:p w14:paraId="3D33531D" w14:textId="63430C9D" w:rsidR="004E5D2F" w:rsidRPr="00DE384E" w:rsidRDefault="00DF50FE" w:rsidP="009A46D3">
      <w:pPr>
        <w:jc w:val="both"/>
        <w:rPr>
          <w:rFonts w:ascii="Times New Roman" w:hAnsi="Times New Roman" w:cs="Times New Roman"/>
          <w:bCs/>
          <w:color w:val="000000" w:themeColor="text1"/>
        </w:rPr>
      </w:pPr>
      <w:r w:rsidRPr="00DE384E">
        <w:rPr>
          <w:rFonts w:ascii="Times New Roman" w:hAnsi="Times New Roman" w:cs="Times New Roman"/>
        </w:rPr>
        <w:t xml:space="preserve">We </w:t>
      </w:r>
      <w:r w:rsidR="00416B94" w:rsidRPr="00DE384E">
        <w:rPr>
          <w:rFonts w:ascii="Times New Roman" w:hAnsi="Times New Roman" w:cs="Times New Roman"/>
        </w:rPr>
        <w:t>have included that “</w:t>
      </w:r>
      <w:r w:rsidR="00416B94" w:rsidRPr="00DE384E">
        <w:rPr>
          <w:rFonts w:ascii="Times New Roman" w:hAnsi="Times New Roman" w:cs="Times New Roman"/>
          <w:color w:val="000000" w:themeColor="text1"/>
        </w:rPr>
        <w:t xml:space="preserve">Our framework is flexible to include any covariates other than past states, and can be applied to examine associations of risk factors with the course of chronic disease progression. </w:t>
      </w:r>
      <w:r w:rsidR="00416B94" w:rsidRPr="00DE384E">
        <w:rPr>
          <w:rFonts w:ascii="Times New Roman" w:hAnsi="Times New Roman" w:cs="Times New Roman"/>
        </w:rPr>
        <w:t>”</w:t>
      </w:r>
      <w:r w:rsidR="009A46D3" w:rsidRPr="00DE384E">
        <w:rPr>
          <w:rFonts w:ascii="Times New Roman" w:hAnsi="Times New Roman" w:cs="Times New Roman"/>
        </w:rPr>
        <w:t xml:space="preserve"> (page 4)</w:t>
      </w:r>
    </w:p>
    <w:p w14:paraId="3514188B" w14:textId="778E1888" w:rsidR="004E5D2F" w:rsidRPr="00A732D4" w:rsidRDefault="00EC21C3" w:rsidP="6E183FA8">
      <w:pPr>
        <w:textAlignment w:val="baseline"/>
        <w:rPr>
          <w:rFonts w:ascii="Times New Roman" w:eastAsia="Times New Roman" w:hAnsi="Times New Roman" w:cs="Times New Roman"/>
          <w:b/>
          <w:bCs/>
          <w:color w:val="000000" w:themeColor="text1"/>
          <w:lang w:eastAsia="zh-CN"/>
        </w:rPr>
      </w:pPr>
      <w:r w:rsidRPr="00EC21C3">
        <w:rPr>
          <w:rFonts w:ascii="Times New Roman" w:eastAsia="Times New Roman" w:hAnsi="Times New Roman" w:cs="Times New Roman"/>
          <w:b/>
          <w:bCs/>
          <w:color w:val="000000"/>
          <w:kern w:val="0"/>
          <w:bdr w:val="none" w:sz="0" w:space="0" w:color="auto" w:frame="1"/>
          <w:lang w:eastAsia="zh-CN"/>
          <w14:ligatures w14:val="none"/>
        </w:rPr>
        <w:br/>
      </w:r>
      <w:r w:rsidR="00B07FC8">
        <w:rPr>
          <w:rFonts w:ascii="Times New Roman" w:eastAsia="Times New Roman" w:hAnsi="Times New Roman" w:cs="Times New Roman"/>
          <w:b/>
          <w:bCs/>
          <w:color w:val="000000"/>
          <w:kern w:val="0"/>
          <w:bdr w:val="none" w:sz="0" w:space="0" w:color="auto" w:frame="1"/>
          <w:lang w:eastAsia="zh-CN"/>
          <w14:ligatures w14:val="none"/>
        </w:rPr>
        <w:t xml:space="preserve">4. </w:t>
      </w:r>
      <w:r w:rsidRPr="00EC21C3">
        <w:rPr>
          <w:rFonts w:ascii="Times New Roman" w:eastAsia="Times New Roman" w:hAnsi="Times New Roman" w:cs="Times New Roman"/>
          <w:b/>
          <w:bCs/>
          <w:color w:val="000000"/>
          <w:kern w:val="0"/>
          <w:bdr w:val="none" w:sz="0" w:space="0" w:color="auto" w:frame="1"/>
          <w:lang w:eastAsia="zh-CN"/>
          <w14:ligatures w14:val="none"/>
        </w:rPr>
        <w:t xml:space="preserve">Methods the sixth row, first time mentioning of long form and wide form data, consider </w:t>
      </w:r>
      <w:r w:rsidRPr="00EC21C3">
        <w:rPr>
          <w:rFonts w:ascii="Times New Roman" w:eastAsia="Times New Roman" w:hAnsi="Times New Roman" w:cs="Times New Roman"/>
          <w:b/>
          <w:bCs/>
          <w:color w:val="000000"/>
          <w:kern w:val="0"/>
          <w:bdr w:val="none" w:sz="0" w:space="0" w:color="auto" w:frame="1"/>
          <w:lang w:eastAsia="zh-CN"/>
          <w14:ligatures w14:val="none"/>
        </w:rPr>
        <w:lastRenderedPageBreak/>
        <w:t>adding a reference</w:t>
      </w:r>
      <w:r w:rsidRPr="00EC21C3">
        <w:rPr>
          <w:rFonts w:ascii="Times New Roman" w:eastAsia="Times New Roman" w:hAnsi="Times New Roman" w:cs="Times New Roman"/>
          <w:b/>
          <w:bCs/>
          <w:color w:val="000000"/>
          <w:kern w:val="0"/>
          <w:bdr w:val="none" w:sz="0" w:space="0" w:color="auto" w:frame="1"/>
          <w:lang w:eastAsia="zh-CN"/>
          <w14:ligatures w14:val="none"/>
        </w:rPr>
        <w:br/>
      </w:r>
    </w:p>
    <w:p w14:paraId="0676B344" w14:textId="27CA584E" w:rsidR="004E5D2F" w:rsidRPr="007605B1" w:rsidRDefault="00E67A9A" w:rsidP="6E183FA8">
      <w:pPr>
        <w:textAlignment w:val="baseline"/>
        <w:rPr>
          <w:rFonts w:ascii="Times New Roman" w:hAnsi="Times New Roman" w:cs="Times New Roman"/>
        </w:rPr>
      </w:pPr>
      <w:r w:rsidRPr="007605B1">
        <w:rPr>
          <w:rFonts w:ascii="Times New Roman" w:hAnsi="Times New Roman" w:cs="Times New Roman"/>
        </w:rPr>
        <w:t>A reference has been added to the</w:t>
      </w:r>
      <w:r w:rsidR="007C75CF" w:rsidRPr="007605B1">
        <w:rPr>
          <w:rFonts w:ascii="Times New Roman" w:hAnsi="Times New Roman" w:cs="Times New Roman"/>
        </w:rPr>
        <w:t xml:space="preserve"> wide form and long form data (page </w:t>
      </w:r>
      <w:r w:rsidR="00A6036C" w:rsidRPr="007605B1">
        <w:rPr>
          <w:rFonts w:ascii="Times New Roman" w:hAnsi="Times New Roman" w:cs="Times New Roman"/>
        </w:rPr>
        <w:t>4</w:t>
      </w:r>
      <w:r w:rsidR="007C75CF" w:rsidRPr="007605B1">
        <w:rPr>
          <w:rFonts w:ascii="Times New Roman" w:hAnsi="Times New Roman" w:cs="Times New Roman"/>
        </w:rPr>
        <w:t>)</w:t>
      </w:r>
      <w:r w:rsidR="00A6036C" w:rsidRPr="007605B1">
        <w:rPr>
          <w:rFonts w:ascii="Times New Roman" w:hAnsi="Times New Roman" w:cs="Times New Roman"/>
        </w:rPr>
        <w:t>.</w:t>
      </w:r>
      <w:r w:rsidR="00B70E53" w:rsidRPr="007605B1">
        <w:rPr>
          <w:rFonts w:ascii="Times New Roman" w:hAnsi="Times New Roman" w:cs="Times New Roman"/>
        </w:rPr>
        <w:t xml:space="preserve"> </w:t>
      </w:r>
    </w:p>
    <w:p w14:paraId="4CFB29DE" w14:textId="77777777" w:rsidR="007605B1" w:rsidRPr="007605B1" w:rsidRDefault="007605B1" w:rsidP="6E183FA8">
      <w:pPr>
        <w:textAlignment w:val="baseline"/>
        <w:rPr>
          <w:rFonts w:ascii="Times New Roman" w:hAnsi="Times New Roman" w:cs="Times New Roman"/>
        </w:rPr>
      </w:pPr>
    </w:p>
    <w:p w14:paraId="4859A941" w14:textId="31EB4D1E" w:rsidR="007605B1" w:rsidRPr="007605B1" w:rsidRDefault="007605B1" w:rsidP="6E183FA8">
      <w:pPr>
        <w:textAlignment w:val="baseline"/>
        <w:rPr>
          <w:rFonts w:ascii="Times New Roman" w:hAnsi="Times New Roman" w:cs="Times New Roman"/>
        </w:rPr>
      </w:pPr>
      <w:r w:rsidRPr="007605B1">
        <w:rPr>
          <w:rFonts w:ascii="Times New Roman" w:hAnsi="Times New Roman" w:cs="Times New Roman"/>
        </w:rPr>
        <w:t>Fisher LD, Lin DY. Time-dependent covariates in the Cox proportional-hazards regression model. Annu Rev Public Health. 1999;20:145-57.</w:t>
      </w:r>
    </w:p>
    <w:p w14:paraId="0F715054" w14:textId="77777777" w:rsidR="006C17BE" w:rsidRPr="00A732D4" w:rsidRDefault="006C17BE" w:rsidP="6E183FA8">
      <w:pPr>
        <w:textAlignment w:val="baseline"/>
        <w:rPr>
          <w:rFonts w:ascii="Times New Roman" w:eastAsia="Times New Roman" w:hAnsi="Times New Roman" w:cs="Times New Roman"/>
          <w:b/>
          <w:bCs/>
          <w:color w:val="000000" w:themeColor="text1"/>
          <w:lang w:eastAsia="zh-CN"/>
        </w:rPr>
      </w:pPr>
    </w:p>
    <w:p w14:paraId="4659E259" w14:textId="3FADBD15" w:rsidR="004E5D2F" w:rsidRPr="00A732D4" w:rsidRDefault="00EC21C3" w:rsidP="00EC21C3">
      <w:pPr>
        <w:textAlignment w:val="baseline"/>
      </w:pPr>
      <w:r w:rsidRPr="00EC21C3">
        <w:rPr>
          <w:rFonts w:ascii="Times New Roman" w:eastAsia="Times New Roman" w:hAnsi="Times New Roman" w:cs="Times New Roman"/>
          <w:b/>
          <w:bCs/>
          <w:color w:val="000000"/>
          <w:kern w:val="0"/>
          <w:bdr w:val="none" w:sz="0" w:space="0" w:color="auto" w:frame="1"/>
          <w:lang w:eastAsia="zh-CN"/>
          <w14:ligatures w14:val="none"/>
        </w:rPr>
        <w:br/>
      </w:r>
      <w:r w:rsidR="00B07FC8">
        <w:rPr>
          <w:rFonts w:ascii="Times New Roman" w:eastAsia="Times New Roman" w:hAnsi="Times New Roman" w:cs="Times New Roman"/>
          <w:b/>
          <w:bCs/>
          <w:color w:val="000000"/>
          <w:kern w:val="0"/>
          <w:bdr w:val="none" w:sz="0" w:space="0" w:color="auto" w:frame="1"/>
          <w:lang w:eastAsia="zh-CN"/>
          <w14:ligatures w14:val="none"/>
        </w:rPr>
        <w:t xml:space="preserve">5. </w:t>
      </w:r>
      <w:r w:rsidRPr="00EC21C3">
        <w:rPr>
          <w:rFonts w:ascii="Times New Roman" w:eastAsia="Times New Roman" w:hAnsi="Times New Roman" w:cs="Times New Roman"/>
          <w:b/>
          <w:bCs/>
          <w:color w:val="000000"/>
          <w:kern w:val="0"/>
          <w:bdr w:val="none" w:sz="0" w:space="0" w:color="auto" w:frame="1"/>
          <w:lang w:eastAsia="zh-CN"/>
          <w14:ligatures w14:val="none"/>
        </w:rPr>
        <w:t>The structure of section 2.1 can consider to be bit clearer about (non)Markov process and (non)Markov models by splitting the estimation (of models and of processes) in different subsections. This will ease the reader to link this section to your Table 1.</w:t>
      </w:r>
      <w:r w:rsidRPr="00EC21C3">
        <w:rPr>
          <w:rFonts w:ascii="Times New Roman" w:eastAsia="Times New Roman" w:hAnsi="Times New Roman" w:cs="Times New Roman"/>
          <w:b/>
          <w:bCs/>
          <w:color w:val="000000"/>
          <w:kern w:val="0"/>
          <w:bdr w:val="none" w:sz="0" w:space="0" w:color="auto" w:frame="1"/>
          <w:lang w:eastAsia="zh-CN"/>
          <w14:ligatures w14:val="none"/>
        </w:rPr>
        <w:br/>
      </w:r>
    </w:p>
    <w:p w14:paraId="1BE0E397" w14:textId="1C674D61" w:rsidR="004E5D2F" w:rsidRPr="00A9664C" w:rsidRDefault="006B37DF" w:rsidP="6E183FA8">
      <w:pPr>
        <w:textAlignment w:val="baseline"/>
        <w:rPr>
          <w:rFonts w:ascii="Times New Roman" w:eastAsia="Times New Roman" w:hAnsi="Times New Roman" w:cs="Times New Roman"/>
          <w:b/>
          <w:bCs/>
          <w:color w:val="000000" w:themeColor="text1"/>
          <w:lang w:eastAsia="zh-CN"/>
        </w:rPr>
      </w:pPr>
      <w:r w:rsidRPr="00A9664C">
        <w:rPr>
          <w:rFonts w:ascii="Times New Roman" w:hAnsi="Times New Roman" w:cs="Times New Roman"/>
        </w:rPr>
        <w:t>We have split the model section</w:t>
      </w:r>
      <w:r w:rsidR="004417A2" w:rsidRPr="00A9664C">
        <w:rPr>
          <w:rFonts w:ascii="Times New Roman" w:hAnsi="Times New Roman" w:cs="Times New Roman"/>
        </w:rPr>
        <w:t xml:space="preserve"> and estimation section.</w:t>
      </w:r>
      <w:r w:rsidRPr="00A9664C">
        <w:rPr>
          <w:rFonts w:ascii="Times New Roman" w:hAnsi="Times New Roman" w:cs="Times New Roman"/>
        </w:rPr>
        <w:t xml:space="preserve"> Please see </w:t>
      </w:r>
      <w:r w:rsidR="00BE323E" w:rsidRPr="00A9664C">
        <w:rPr>
          <w:rFonts w:ascii="Times New Roman" w:hAnsi="Times New Roman" w:cs="Times New Roman"/>
        </w:rPr>
        <w:t>pages 5-7.</w:t>
      </w:r>
    </w:p>
    <w:p w14:paraId="6ECAB964" w14:textId="07382C4F" w:rsidR="004E5D2F" w:rsidRPr="00A9664C" w:rsidRDefault="00EC21C3" w:rsidP="6E183FA8">
      <w:pPr>
        <w:textAlignment w:val="baseline"/>
        <w:rPr>
          <w:rFonts w:ascii="Times New Roman" w:eastAsia="Times New Roman" w:hAnsi="Times New Roman" w:cs="Times New Roman"/>
          <w:b/>
          <w:bCs/>
          <w:color w:val="000000" w:themeColor="text1"/>
          <w:lang w:eastAsia="zh-CN"/>
        </w:rPr>
      </w:pPr>
      <w:r w:rsidRPr="00A9664C">
        <w:rPr>
          <w:rFonts w:ascii="Times New Roman" w:eastAsia="Times New Roman" w:hAnsi="Times New Roman" w:cs="Times New Roman"/>
          <w:b/>
          <w:bCs/>
          <w:color w:val="000000"/>
          <w:kern w:val="0"/>
          <w:bdr w:val="none" w:sz="0" w:space="0" w:color="auto" w:frame="1"/>
          <w:lang w:eastAsia="zh-CN"/>
          <w14:ligatures w14:val="none"/>
        </w:rPr>
        <w:br/>
      </w:r>
      <w:r w:rsidR="00B07FC8" w:rsidRPr="00A9664C">
        <w:rPr>
          <w:rFonts w:ascii="Times New Roman" w:eastAsia="Times New Roman" w:hAnsi="Times New Roman" w:cs="Times New Roman"/>
          <w:b/>
          <w:bCs/>
          <w:color w:val="000000"/>
          <w:kern w:val="0"/>
          <w:bdr w:val="none" w:sz="0" w:space="0" w:color="auto" w:frame="1"/>
          <w:lang w:eastAsia="zh-CN"/>
          <w14:ligatures w14:val="none"/>
        </w:rPr>
        <w:t xml:space="preserve">6. </w:t>
      </w:r>
      <w:r w:rsidRPr="00A9664C">
        <w:rPr>
          <w:rFonts w:ascii="Times New Roman" w:eastAsia="Times New Roman" w:hAnsi="Times New Roman" w:cs="Times New Roman"/>
          <w:b/>
          <w:bCs/>
          <w:color w:val="000000"/>
          <w:kern w:val="0"/>
          <w:bdr w:val="none" w:sz="0" w:space="0" w:color="auto" w:frame="1"/>
          <w:lang w:eastAsia="zh-CN"/>
          <w14:ligatures w14:val="none"/>
        </w:rPr>
        <w:t>Section 3, last sentence of section 3.1, to me the median coverage maybe more suitable. This is because when looking at Table 2, several state-specific coverage rates of Markov models in non-Markov process has very skewed distribution (very small values + quite high values). Mean coverage rate may not show a fair picture of the distribution.</w:t>
      </w:r>
      <w:r w:rsidRPr="00A9664C">
        <w:rPr>
          <w:rFonts w:ascii="Times New Roman" w:eastAsia="Times New Roman" w:hAnsi="Times New Roman" w:cs="Times New Roman"/>
          <w:b/>
          <w:bCs/>
          <w:color w:val="000000"/>
          <w:kern w:val="0"/>
          <w:bdr w:val="none" w:sz="0" w:space="0" w:color="auto" w:frame="1"/>
          <w:lang w:eastAsia="zh-CN"/>
          <w14:ligatures w14:val="none"/>
        </w:rPr>
        <w:br/>
      </w:r>
    </w:p>
    <w:p w14:paraId="0C4995CB" w14:textId="3471B02F" w:rsidR="00F741A8" w:rsidRPr="00F741A8" w:rsidRDefault="00537FB7" w:rsidP="6E183FA8">
      <w:pPr>
        <w:textAlignment w:val="baseline"/>
        <w:rPr>
          <w:rFonts w:ascii="Times New Roman" w:eastAsia="Times New Roman" w:hAnsi="Times New Roman" w:cs="Times New Roman"/>
          <w:color w:val="000000" w:themeColor="text1"/>
          <w:lang w:eastAsia="zh-CN"/>
        </w:rPr>
      </w:pPr>
      <w:r w:rsidRPr="00A9664C">
        <w:rPr>
          <w:rFonts w:ascii="Times New Roman" w:eastAsia="Times New Roman" w:hAnsi="Times New Roman" w:cs="Times New Roman"/>
          <w:color w:val="000000" w:themeColor="text1"/>
          <w:lang w:eastAsia="zh-CN"/>
        </w:rPr>
        <w:t xml:space="preserve">We </w:t>
      </w:r>
      <w:r w:rsidR="008D790B" w:rsidRPr="00A9664C">
        <w:rPr>
          <w:rFonts w:ascii="Times New Roman" w:eastAsia="Times New Roman" w:hAnsi="Times New Roman" w:cs="Times New Roman"/>
          <w:color w:val="000000" w:themeColor="text1"/>
          <w:lang w:eastAsia="zh-CN"/>
        </w:rPr>
        <w:t>now use</w:t>
      </w:r>
      <w:r w:rsidRPr="00A9664C">
        <w:rPr>
          <w:rFonts w:ascii="Times New Roman" w:eastAsia="Times New Roman" w:hAnsi="Times New Roman" w:cs="Times New Roman"/>
          <w:color w:val="000000" w:themeColor="text1"/>
          <w:lang w:eastAsia="zh-CN"/>
        </w:rPr>
        <w:t xml:space="preserve"> the median coverage as the reviewer suggested</w:t>
      </w:r>
      <w:r w:rsidR="008D790B" w:rsidRPr="00A9664C">
        <w:rPr>
          <w:rFonts w:ascii="Times New Roman" w:eastAsia="Times New Roman" w:hAnsi="Times New Roman" w:cs="Times New Roman"/>
          <w:color w:val="000000" w:themeColor="text1"/>
          <w:lang w:eastAsia="zh-CN"/>
        </w:rPr>
        <w:t xml:space="preserve">. We also used median MSE and median width </w:t>
      </w:r>
      <w:r w:rsidR="000003CE" w:rsidRPr="00A9664C">
        <w:rPr>
          <w:rFonts w:ascii="Times New Roman" w:eastAsia="Times New Roman" w:hAnsi="Times New Roman" w:cs="Times New Roman"/>
          <w:color w:val="000000" w:themeColor="text1"/>
          <w:lang w:eastAsia="zh-CN"/>
        </w:rPr>
        <w:t xml:space="preserve">to be consistent. </w:t>
      </w:r>
      <w:r w:rsidR="00F962C6" w:rsidRPr="00A9664C">
        <w:rPr>
          <w:rFonts w:ascii="Times New Roman" w:eastAsia="Times New Roman" w:hAnsi="Times New Roman" w:cs="Times New Roman"/>
          <w:color w:val="000000" w:themeColor="text1"/>
          <w:lang w:eastAsia="zh-CN"/>
        </w:rPr>
        <w:t xml:space="preserve">The coverage rate, as well as MSE, </w:t>
      </w:r>
      <w:r w:rsidR="00A9664C" w:rsidRPr="00A9664C">
        <w:rPr>
          <w:rFonts w:ascii="Times New Roman" w:eastAsia="Times New Roman" w:hAnsi="Times New Roman" w:cs="Times New Roman"/>
          <w:color w:val="000000" w:themeColor="text1"/>
          <w:lang w:eastAsia="zh-CN"/>
        </w:rPr>
        <w:t>improved for non-constant rate.</w:t>
      </w:r>
      <w:r w:rsidR="00A9664C">
        <w:rPr>
          <w:rFonts w:ascii="Times New Roman" w:eastAsia="Times New Roman" w:hAnsi="Times New Roman" w:cs="Times New Roman"/>
          <w:color w:val="000000" w:themeColor="text1"/>
          <w:lang w:eastAsia="zh-CN"/>
        </w:rPr>
        <w:t xml:space="preserve"> </w:t>
      </w:r>
    </w:p>
    <w:p w14:paraId="0082CCC4" w14:textId="42DB5DB3" w:rsidR="001776F1" w:rsidRDefault="00EC21C3" w:rsidP="6E183FA8">
      <w:pPr>
        <w:textAlignment w:val="baseline"/>
        <w:rPr>
          <w:rFonts w:ascii="Times New Roman" w:eastAsia="Times New Roman" w:hAnsi="Times New Roman" w:cs="Times New Roman"/>
          <w:b/>
          <w:bCs/>
          <w:color w:val="000000"/>
          <w:kern w:val="0"/>
          <w:bdr w:val="none" w:sz="0" w:space="0" w:color="auto" w:frame="1"/>
          <w:lang w:eastAsia="zh-CN"/>
          <w14:ligatures w14:val="none"/>
        </w:rPr>
      </w:pPr>
      <w:r w:rsidRPr="00EC21C3">
        <w:rPr>
          <w:rFonts w:ascii="Times New Roman" w:eastAsia="Times New Roman" w:hAnsi="Times New Roman" w:cs="Times New Roman"/>
          <w:b/>
          <w:bCs/>
          <w:color w:val="000000"/>
          <w:kern w:val="0"/>
          <w:bdr w:val="none" w:sz="0" w:space="0" w:color="auto" w:frame="1"/>
          <w:lang w:eastAsia="zh-CN"/>
          <w14:ligatures w14:val="none"/>
        </w:rPr>
        <w:br/>
      </w:r>
      <w:r w:rsidR="00B07FC8">
        <w:rPr>
          <w:rFonts w:ascii="Times New Roman" w:eastAsia="Times New Roman" w:hAnsi="Times New Roman" w:cs="Times New Roman"/>
          <w:b/>
          <w:bCs/>
          <w:color w:val="000000"/>
          <w:kern w:val="0"/>
          <w:bdr w:val="none" w:sz="0" w:space="0" w:color="auto" w:frame="1"/>
          <w:lang w:eastAsia="zh-CN"/>
          <w14:ligatures w14:val="none"/>
        </w:rPr>
        <w:t xml:space="preserve">7. </w:t>
      </w:r>
      <w:r w:rsidRPr="00EC21C3">
        <w:rPr>
          <w:rFonts w:ascii="Times New Roman" w:eastAsia="Times New Roman" w:hAnsi="Times New Roman" w:cs="Times New Roman"/>
          <w:b/>
          <w:bCs/>
          <w:color w:val="000000"/>
          <w:kern w:val="0"/>
          <w:bdr w:val="none" w:sz="0" w:space="0" w:color="auto" w:frame="1"/>
          <w:lang w:eastAsia="zh-CN"/>
          <w14:ligatures w14:val="none"/>
        </w:rPr>
        <w:t>Section 3, consider adding how long the simulation takes for each model in each process. I would imagine the simulation time is (substantially) longer for non-Markov model/process</w:t>
      </w:r>
    </w:p>
    <w:p w14:paraId="34F62790" w14:textId="77777777" w:rsidR="001776F1" w:rsidRDefault="001776F1" w:rsidP="001776F1">
      <w:pPr>
        <w:rPr>
          <w:rFonts w:ascii="Times New Roman" w:eastAsia="Times New Roman" w:hAnsi="Times New Roman" w:cs="Times New Roman"/>
          <w:color w:val="000000" w:themeColor="text1"/>
        </w:rPr>
      </w:pPr>
    </w:p>
    <w:p w14:paraId="493EEC46" w14:textId="77777777" w:rsidR="009D1078" w:rsidRDefault="000C6249" w:rsidP="00177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eastAsia="Times New Roman" w:hAnsi="Times New Roman" w:cs="Times New Roman"/>
          <w:color w:val="000000"/>
          <w:kern w:val="0"/>
          <w:bdr w:val="none" w:sz="0" w:space="0" w:color="auto" w:frame="1"/>
          <w:lang w:eastAsia="zh-CN"/>
          <w14:ligatures w14:val="none"/>
        </w:rPr>
      </w:pPr>
      <w:r>
        <w:rPr>
          <w:rFonts w:ascii="Times New Roman" w:eastAsia="Times New Roman" w:hAnsi="Times New Roman" w:cs="Times New Roman"/>
          <w:color w:val="000000"/>
          <w:kern w:val="0"/>
          <w:bdr w:val="none" w:sz="0" w:space="0" w:color="auto" w:frame="1"/>
          <w:lang w:eastAsia="zh-CN"/>
          <w14:ligatures w14:val="none"/>
        </w:rPr>
        <w:t xml:space="preserve">The </w:t>
      </w:r>
      <w:r w:rsidR="001776F1" w:rsidRPr="00521033">
        <w:rPr>
          <w:rFonts w:ascii="Times New Roman" w:eastAsia="Times New Roman" w:hAnsi="Times New Roman" w:cs="Times New Roman"/>
          <w:color w:val="000000"/>
          <w:kern w:val="0"/>
          <w:bdr w:val="none" w:sz="0" w:space="0" w:color="auto" w:frame="1"/>
          <w:lang w:eastAsia="zh-CN"/>
          <w14:ligatures w14:val="none"/>
        </w:rPr>
        <w:t xml:space="preserve">non-Markov model </w:t>
      </w:r>
      <w:r>
        <w:rPr>
          <w:rFonts w:ascii="Times New Roman" w:eastAsia="Times New Roman" w:hAnsi="Times New Roman" w:cs="Times New Roman"/>
          <w:color w:val="000000"/>
          <w:kern w:val="0"/>
          <w:bdr w:val="none" w:sz="0" w:space="0" w:color="auto" w:frame="1"/>
          <w:lang w:eastAsia="zh-CN"/>
          <w14:ligatures w14:val="none"/>
        </w:rPr>
        <w:t xml:space="preserve">only takes slightly </w:t>
      </w:r>
      <w:r w:rsidR="001776F1" w:rsidRPr="00521033">
        <w:rPr>
          <w:rFonts w:ascii="Times New Roman" w:eastAsia="Times New Roman" w:hAnsi="Times New Roman" w:cs="Times New Roman"/>
          <w:color w:val="000000"/>
          <w:kern w:val="0"/>
          <w:bdr w:val="none" w:sz="0" w:space="0" w:color="auto" w:frame="1"/>
          <w:lang w:eastAsia="zh-CN"/>
          <w14:ligatures w14:val="none"/>
        </w:rPr>
        <w:t>longer time to estimate</w:t>
      </w:r>
      <w:r>
        <w:rPr>
          <w:rFonts w:ascii="Times New Roman" w:eastAsia="Times New Roman" w:hAnsi="Times New Roman" w:cs="Times New Roman"/>
          <w:color w:val="000000"/>
          <w:kern w:val="0"/>
          <w:bdr w:val="none" w:sz="0" w:space="0" w:color="auto" w:frame="1"/>
          <w:lang w:eastAsia="zh-CN"/>
          <w14:ligatures w14:val="none"/>
        </w:rPr>
        <w:t xml:space="preserve"> than Markov model. Compared to Markov model, the non-Markov model included past disease history and the interaction time into models 3 and 4</w:t>
      </w:r>
      <w:r w:rsidR="009D1078">
        <w:rPr>
          <w:rFonts w:ascii="Times New Roman" w:eastAsia="Times New Roman" w:hAnsi="Times New Roman" w:cs="Times New Roman"/>
          <w:color w:val="000000"/>
          <w:kern w:val="0"/>
          <w:bdr w:val="none" w:sz="0" w:space="0" w:color="auto" w:frame="1"/>
          <w:lang w:eastAsia="zh-CN"/>
          <w14:ligatures w14:val="none"/>
        </w:rPr>
        <w:t>, which does not take much more time to estimate.</w:t>
      </w:r>
      <w:r w:rsidR="001776F1" w:rsidRPr="00521033">
        <w:rPr>
          <w:rFonts w:ascii="Times New Roman" w:eastAsia="Times New Roman" w:hAnsi="Times New Roman" w:cs="Times New Roman"/>
          <w:color w:val="000000"/>
          <w:kern w:val="0"/>
          <w:bdr w:val="none" w:sz="0" w:space="0" w:color="auto" w:frame="1"/>
          <w:lang w:eastAsia="zh-CN"/>
          <w14:ligatures w14:val="none"/>
        </w:rPr>
        <w:t xml:space="preserve"> </w:t>
      </w:r>
    </w:p>
    <w:p w14:paraId="74920A90" w14:textId="77777777" w:rsidR="009D1078" w:rsidRDefault="009D1078" w:rsidP="00177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eastAsia="Times New Roman" w:hAnsi="Times New Roman" w:cs="Times New Roman"/>
          <w:color w:val="000000"/>
          <w:kern w:val="0"/>
          <w:bdr w:val="none" w:sz="0" w:space="0" w:color="auto" w:frame="1"/>
          <w:lang w:eastAsia="zh-CN"/>
          <w14:ligatures w14:val="none"/>
        </w:rPr>
      </w:pPr>
    </w:p>
    <w:p w14:paraId="35951B11" w14:textId="32D0F07C" w:rsidR="000443E4" w:rsidRPr="0028282D" w:rsidRDefault="009D1078" w:rsidP="00044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eastAsia="Times New Roman" w:hAnsi="Times New Roman" w:cs="Times New Roman"/>
          <w:color w:val="000000"/>
          <w:kern w:val="0"/>
          <w:bdr w:val="none" w:sz="0" w:space="0" w:color="auto" w:frame="1"/>
          <w:lang w:eastAsia="zh-CN"/>
          <w14:ligatures w14:val="none"/>
        </w:rPr>
      </w:pPr>
      <w:r>
        <w:rPr>
          <w:rFonts w:ascii="Times New Roman" w:eastAsia="Times New Roman" w:hAnsi="Times New Roman" w:cs="Times New Roman"/>
          <w:color w:val="000000"/>
          <w:kern w:val="0"/>
          <w:bdr w:val="none" w:sz="0" w:space="0" w:color="auto" w:frame="1"/>
          <w:lang w:eastAsia="zh-CN"/>
          <w14:ligatures w14:val="none"/>
        </w:rPr>
        <w:t xml:space="preserve">We have added </w:t>
      </w:r>
      <w:r w:rsidR="00D31BA8">
        <w:rPr>
          <w:rFonts w:ascii="Times New Roman" w:eastAsia="Times New Roman" w:hAnsi="Times New Roman" w:cs="Times New Roman"/>
          <w:color w:val="000000"/>
          <w:kern w:val="0"/>
          <w:bdr w:val="none" w:sz="0" w:space="0" w:color="auto" w:frame="1"/>
          <w:lang w:eastAsia="zh-CN"/>
          <w14:ligatures w14:val="none"/>
        </w:rPr>
        <w:t>the</w:t>
      </w:r>
      <w:r w:rsidR="000443E4">
        <w:rPr>
          <w:rFonts w:ascii="Times New Roman" w:eastAsia="Times New Roman" w:hAnsi="Times New Roman" w:cs="Times New Roman"/>
          <w:color w:val="000000"/>
          <w:kern w:val="0"/>
          <w:bdr w:val="none" w:sz="0" w:space="0" w:color="auto" w:frame="1"/>
          <w:lang w:eastAsia="zh-CN"/>
          <w14:ligatures w14:val="none"/>
        </w:rPr>
        <w:t xml:space="preserve"> time </w:t>
      </w:r>
      <w:r w:rsidR="000952EB">
        <w:rPr>
          <w:rFonts w:ascii="Times New Roman" w:eastAsia="Times New Roman" w:hAnsi="Times New Roman" w:cs="Times New Roman"/>
          <w:color w:val="000000"/>
          <w:kern w:val="0"/>
          <w:bdr w:val="none" w:sz="0" w:space="0" w:color="auto" w:frame="1"/>
          <w:lang w:eastAsia="zh-CN"/>
          <w14:ligatures w14:val="none"/>
        </w:rPr>
        <w:t xml:space="preserve">used for model estimation under </w:t>
      </w:r>
      <w:r w:rsidR="000443E4">
        <w:rPr>
          <w:rFonts w:ascii="Times New Roman" w:eastAsia="Times New Roman" w:hAnsi="Times New Roman" w:cs="Times New Roman"/>
          <w:color w:val="000000"/>
          <w:kern w:val="0"/>
          <w:bdr w:val="none" w:sz="0" w:space="0" w:color="auto" w:frame="1"/>
          <w:lang w:eastAsia="zh-CN"/>
          <w14:ligatures w14:val="none"/>
        </w:rPr>
        <w:t xml:space="preserve">each simulation scenario </w:t>
      </w:r>
      <w:r w:rsidR="000443E4" w:rsidRPr="00D31BA8">
        <w:rPr>
          <w:rFonts w:ascii="Times New Roman" w:eastAsia="Times New Roman" w:hAnsi="Times New Roman" w:cs="Times New Roman"/>
          <w:color w:val="000000"/>
          <w:kern w:val="0"/>
          <w:bdr w:val="none" w:sz="0" w:space="0" w:color="auto" w:frame="1"/>
          <w:lang w:eastAsia="zh-CN"/>
          <w14:ligatures w14:val="none"/>
        </w:rPr>
        <w:t xml:space="preserve">on page 11. For example, for a randomly simulated data of </w:t>
      </w:r>
      <w:r w:rsidR="000443E4" w:rsidRPr="00D31BA8">
        <w:rPr>
          <w:rFonts w:ascii="Times New Roman" w:hAnsi="Times New Roman" w:cs="Times New Roman"/>
        </w:rPr>
        <w:t>non-Markov process with Weibull distribution</w:t>
      </w:r>
      <w:r w:rsidR="000443E4" w:rsidRPr="00D31BA8">
        <w:rPr>
          <w:rFonts w:ascii="Times New Roman" w:eastAsia="Times New Roman" w:hAnsi="Times New Roman" w:cs="Times New Roman"/>
          <w:color w:val="000000"/>
          <w:kern w:val="0"/>
          <w:bdr w:val="none" w:sz="0" w:space="0" w:color="auto" w:frame="1"/>
          <w:lang w:eastAsia="zh-CN"/>
          <w14:ligatures w14:val="none"/>
        </w:rPr>
        <w:t xml:space="preserve">, </w:t>
      </w:r>
      <w:r w:rsidR="000443E4" w:rsidRPr="00D31BA8">
        <w:rPr>
          <w:rFonts w:ascii="Times New Roman" w:eastAsia="PingFang SC" w:hAnsi="Times New Roman" w:cs="Times New Roman"/>
          <w:kern w:val="0"/>
        </w:rPr>
        <w:t>the</w:t>
      </w:r>
      <w:r w:rsidR="000443E4" w:rsidRPr="00521033">
        <w:rPr>
          <w:rFonts w:ascii="Times New Roman" w:eastAsia="PingFang SC" w:hAnsi="Times New Roman" w:cs="Times New Roman"/>
          <w:kern w:val="0"/>
        </w:rPr>
        <w:t xml:space="preserve"> Markov model took 24.</w:t>
      </w:r>
      <w:r w:rsidR="000443E4">
        <w:rPr>
          <w:rFonts w:eastAsia="PingFang SC"/>
        </w:rPr>
        <w:t>24</w:t>
      </w:r>
      <w:r w:rsidR="000443E4" w:rsidRPr="00521033">
        <w:rPr>
          <w:rFonts w:ascii="Times New Roman" w:eastAsia="PingFang SC" w:hAnsi="Times New Roman" w:cs="Times New Roman"/>
          <w:kern w:val="0"/>
        </w:rPr>
        <w:t xml:space="preserve"> secs to complete, and the non-markov framework took 2</w:t>
      </w:r>
      <w:r w:rsidR="000443E4">
        <w:rPr>
          <w:rFonts w:eastAsia="PingFang SC"/>
        </w:rPr>
        <w:t>8.00</w:t>
      </w:r>
      <w:r w:rsidR="000443E4" w:rsidRPr="00521033">
        <w:rPr>
          <w:rFonts w:ascii="Times New Roman" w:eastAsia="PingFang SC" w:hAnsi="Times New Roman" w:cs="Times New Roman"/>
          <w:kern w:val="0"/>
        </w:rPr>
        <w:t xml:space="preserve"> secs.</w:t>
      </w:r>
    </w:p>
    <w:p w14:paraId="4838E557" w14:textId="77777777" w:rsidR="00D31BA8" w:rsidRPr="00521033" w:rsidRDefault="00D31BA8" w:rsidP="00177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eastAsia="PingFang SC" w:hAnsi="Times New Roman" w:cs="Times New Roman"/>
          <w:kern w:val="0"/>
        </w:rPr>
      </w:pPr>
    </w:p>
    <w:p w14:paraId="71582731" w14:textId="479D0F51" w:rsidR="004E5D2F" w:rsidRPr="00520337" w:rsidRDefault="00EC21C3" w:rsidP="00EC21C3">
      <w:pPr>
        <w:textAlignment w:val="baseline"/>
        <w:rPr>
          <w:rFonts w:ascii="Times New Roman" w:eastAsia="Times New Roman" w:hAnsi="Times New Roman" w:cs="Times New Roman"/>
          <w:b/>
          <w:bCs/>
          <w:color w:val="000000" w:themeColor="text1"/>
          <w:lang w:eastAsia="zh-CN"/>
        </w:rPr>
      </w:pPr>
      <w:r w:rsidRPr="00EC21C3">
        <w:rPr>
          <w:rFonts w:ascii="Times New Roman" w:eastAsia="Times New Roman" w:hAnsi="Times New Roman" w:cs="Times New Roman"/>
          <w:b/>
          <w:bCs/>
          <w:color w:val="000000"/>
          <w:kern w:val="0"/>
          <w:bdr w:val="none" w:sz="0" w:space="0" w:color="auto" w:frame="1"/>
          <w:lang w:eastAsia="zh-CN"/>
          <w14:ligatures w14:val="none"/>
        </w:rPr>
        <w:br/>
      </w:r>
      <w:r w:rsidRPr="00EC21C3">
        <w:rPr>
          <w:rFonts w:ascii="Times New Roman" w:eastAsia="Times New Roman" w:hAnsi="Times New Roman" w:cs="Times New Roman"/>
          <w:b/>
          <w:bCs/>
          <w:color w:val="000000"/>
          <w:kern w:val="0"/>
          <w:bdr w:val="none" w:sz="0" w:space="0" w:color="auto" w:frame="1"/>
          <w:lang w:eastAsia="zh-CN"/>
          <w14:ligatures w14:val="none"/>
        </w:rPr>
        <w:br/>
      </w:r>
      <w:r w:rsidR="00B07FC8">
        <w:rPr>
          <w:rFonts w:ascii="Times New Roman" w:eastAsia="Times New Roman" w:hAnsi="Times New Roman" w:cs="Times New Roman"/>
          <w:b/>
          <w:bCs/>
          <w:color w:val="000000"/>
          <w:kern w:val="0"/>
          <w:bdr w:val="none" w:sz="0" w:space="0" w:color="auto" w:frame="1"/>
          <w:lang w:eastAsia="zh-CN"/>
          <w14:ligatures w14:val="none"/>
        </w:rPr>
        <w:t xml:space="preserve">8. </w:t>
      </w:r>
      <w:r w:rsidRPr="00EC21C3">
        <w:rPr>
          <w:rFonts w:ascii="Times New Roman" w:eastAsia="Times New Roman" w:hAnsi="Times New Roman" w:cs="Times New Roman"/>
          <w:b/>
          <w:bCs/>
          <w:color w:val="000000"/>
          <w:kern w:val="0"/>
          <w:bdr w:val="none" w:sz="0" w:space="0" w:color="auto" w:frame="1"/>
          <w:lang w:eastAsia="zh-CN"/>
          <w14:ligatures w14:val="none"/>
        </w:rPr>
        <w:t>Section 4.1 the last sentence BioLINCC, NHLBI, IRB had their first appearance and therefore please show their full terms but not only abbreviations.</w:t>
      </w:r>
      <w:r w:rsidRPr="00EC21C3">
        <w:rPr>
          <w:rFonts w:ascii="Times New Roman" w:eastAsia="Times New Roman" w:hAnsi="Times New Roman" w:cs="Times New Roman"/>
          <w:b/>
          <w:bCs/>
          <w:color w:val="000000"/>
          <w:kern w:val="0"/>
          <w:bdr w:val="none" w:sz="0" w:space="0" w:color="auto" w:frame="1"/>
          <w:lang w:eastAsia="zh-CN"/>
          <w14:ligatures w14:val="none"/>
        </w:rPr>
        <w:br/>
      </w:r>
    </w:p>
    <w:p w14:paraId="4B152C66" w14:textId="5A0BEF00" w:rsidR="00347AD5" w:rsidRPr="00347AD5" w:rsidRDefault="00347AD5" w:rsidP="6E183FA8">
      <w:pPr>
        <w:textAlignment w:val="baseline"/>
        <w:rPr>
          <w:rFonts w:ascii="Times New Roman" w:eastAsia="Times New Roman" w:hAnsi="Times New Roman" w:cs="Times New Roman"/>
          <w:color w:val="000000"/>
          <w:kern w:val="0"/>
          <w:bdr w:val="none" w:sz="0" w:space="0" w:color="auto" w:frame="1"/>
          <w:lang w:eastAsia="zh-CN"/>
          <w14:ligatures w14:val="none"/>
        </w:rPr>
      </w:pPr>
      <w:r w:rsidRPr="00347AD5">
        <w:rPr>
          <w:rFonts w:ascii="Times New Roman" w:eastAsia="Times New Roman" w:hAnsi="Times New Roman" w:cs="Times New Roman"/>
          <w:color w:val="000000"/>
          <w:kern w:val="0"/>
          <w:bdr w:val="none" w:sz="0" w:space="0" w:color="auto" w:frame="1"/>
          <w:lang w:eastAsia="zh-CN"/>
          <w14:ligatures w14:val="none"/>
        </w:rPr>
        <w:t>We now show the full terms as the reviewer suggested</w:t>
      </w:r>
      <w:r w:rsidR="00B86EA9">
        <w:rPr>
          <w:rFonts w:ascii="Times New Roman" w:eastAsia="Times New Roman" w:hAnsi="Times New Roman" w:cs="Times New Roman"/>
          <w:color w:val="000000"/>
          <w:kern w:val="0"/>
          <w:bdr w:val="none" w:sz="0" w:space="0" w:color="auto" w:frame="1"/>
          <w:lang w:eastAsia="zh-CN"/>
          <w14:ligatures w14:val="none"/>
        </w:rPr>
        <w:t xml:space="preserve"> (page 8)</w:t>
      </w:r>
      <w:r w:rsidRPr="00347AD5">
        <w:rPr>
          <w:rFonts w:ascii="Times New Roman" w:eastAsia="Times New Roman" w:hAnsi="Times New Roman" w:cs="Times New Roman"/>
          <w:color w:val="000000"/>
          <w:kern w:val="0"/>
          <w:bdr w:val="none" w:sz="0" w:space="0" w:color="auto" w:frame="1"/>
          <w:lang w:eastAsia="zh-CN"/>
          <w14:ligatures w14:val="none"/>
        </w:rPr>
        <w:t>.</w:t>
      </w:r>
    </w:p>
    <w:p w14:paraId="320D342B" w14:textId="586C4BB9" w:rsidR="004E5D2F" w:rsidRDefault="00EC21C3" w:rsidP="6E183FA8">
      <w:pPr>
        <w:textAlignment w:val="baseline"/>
        <w:rPr>
          <w:rFonts w:ascii="Times New Roman" w:eastAsia="Times New Roman" w:hAnsi="Times New Roman" w:cs="Times New Roman"/>
          <w:b/>
          <w:bCs/>
          <w:color w:val="000000" w:themeColor="text1"/>
          <w:lang w:eastAsia="zh-CN"/>
        </w:rPr>
      </w:pPr>
      <w:r w:rsidRPr="00EC21C3">
        <w:rPr>
          <w:rFonts w:ascii="Times New Roman" w:eastAsia="Times New Roman" w:hAnsi="Times New Roman" w:cs="Times New Roman"/>
          <w:b/>
          <w:bCs/>
          <w:color w:val="000000"/>
          <w:kern w:val="0"/>
          <w:bdr w:val="none" w:sz="0" w:space="0" w:color="auto" w:frame="1"/>
          <w:lang w:eastAsia="zh-CN"/>
          <w14:ligatures w14:val="none"/>
        </w:rPr>
        <w:br/>
      </w:r>
      <w:r w:rsidR="00B07FC8">
        <w:rPr>
          <w:rFonts w:ascii="Times New Roman" w:eastAsia="Times New Roman" w:hAnsi="Times New Roman" w:cs="Times New Roman"/>
          <w:b/>
          <w:bCs/>
          <w:color w:val="000000"/>
          <w:kern w:val="0"/>
          <w:bdr w:val="none" w:sz="0" w:space="0" w:color="auto" w:frame="1"/>
          <w:lang w:eastAsia="zh-CN"/>
          <w14:ligatures w14:val="none"/>
        </w:rPr>
        <w:t xml:space="preserve">9. </w:t>
      </w:r>
      <w:r w:rsidRPr="00EC21C3">
        <w:rPr>
          <w:rFonts w:ascii="Times New Roman" w:eastAsia="Times New Roman" w:hAnsi="Times New Roman" w:cs="Times New Roman"/>
          <w:b/>
          <w:bCs/>
          <w:color w:val="000000"/>
          <w:kern w:val="0"/>
          <w:bdr w:val="none" w:sz="0" w:space="0" w:color="auto" w:frame="1"/>
          <w:lang w:eastAsia="zh-CN"/>
          <w14:ligatures w14:val="none"/>
        </w:rPr>
        <w:t>Second paragraph of section 4.2, pls add reference to forward/backward model (first appearance)</w:t>
      </w:r>
      <w:r w:rsidRPr="00EC21C3">
        <w:rPr>
          <w:rFonts w:ascii="Times New Roman" w:eastAsia="Times New Roman" w:hAnsi="Times New Roman" w:cs="Times New Roman"/>
          <w:b/>
          <w:bCs/>
          <w:color w:val="000000"/>
          <w:kern w:val="0"/>
          <w:bdr w:val="none" w:sz="0" w:space="0" w:color="auto" w:frame="1"/>
          <w:lang w:eastAsia="zh-CN"/>
          <w14:ligatures w14:val="none"/>
        </w:rPr>
        <w:br/>
      </w:r>
    </w:p>
    <w:p w14:paraId="730071FE" w14:textId="187D1B0E" w:rsidR="00DE2AF1" w:rsidRPr="00514BC0" w:rsidRDefault="0022795F" w:rsidP="6E183FA8">
      <w:pPr>
        <w:textAlignment w:val="baseline"/>
        <w:rPr>
          <w:rFonts w:ascii="Times New Roman" w:eastAsia="Times New Roman" w:hAnsi="Times New Roman" w:cs="Times New Roman"/>
          <w:color w:val="000000"/>
          <w:kern w:val="0"/>
          <w:bdr w:val="none" w:sz="0" w:space="0" w:color="auto" w:frame="1"/>
          <w:lang w:eastAsia="zh-CN"/>
          <w14:ligatures w14:val="none"/>
        </w:rPr>
      </w:pPr>
      <w:r w:rsidRPr="00514BC0">
        <w:rPr>
          <w:rFonts w:ascii="Times New Roman" w:eastAsia="Times New Roman" w:hAnsi="Times New Roman" w:cs="Times New Roman"/>
          <w:color w:val="000000" w:themeColor="text1"/>
          <w:lang w:eastAsia="zh-CN"/>
        </w:rPr>
        <w:t xml:space="preserve">We have added a reference for </w:t>
      </w:r>
      <w:r w:rsidR="00490779" w:rsidRPr="00514BC0">
        <w:rPr>
          <w:rFonts w:ascii="Times New Roman" w:eastAsia="Times New Roman" w:hAnsi="Times New Roman" w:cs="Times New Roman"/>
          <w:color w:val="000000" w:themeColor="text1"/>
          <w:lang w:eastAsia="zh-CN"/>
        </w:rPr>
        <w:t xml:space="preserve">the </w:t>
      </w:r>
      <w:r w:rsidR="00662615" w:rsidRPr="00514BC0">
        <w:rPr>
          <w:rFonts w:ascii="Times New Roman" w:eastAsia="Times New Roman" w:hAnsi="Times New Roman" w:cs="Times New Roman"/>
          <w:color w:val="000000"/>
          <w:kern w:val="0"/>
          <w:bdr w:val="none" w:sz="0" w:space="0" w:color="auto" w:frame="1"/>
          <w:lang w:eastAsia="zh-CN"/>
          <w14:ligatures w14:val="none"/>
        </w:rPr>
        <w:t>forward</w:t>
      </w:r>
      <w:r w:rsidR="00490779" w:rsidRPr="00514BC0">
        <w:rPr>
          <w:rFonts w:ascii="Times New Roman" w:eastAsia="Times New Roman" w:hAnsi="Times New Roman" w:cs="Times New Roman"/>
          <w:color w:val="000000"/>
          <w:kern w:val="0"/>
          <w:bdr w:val="none" w:sz="0" w:space="0" w:color="auto" w:frame="1"/>
          <w:lang w:eastAsia="zh-CN"/>
          <w14:ligatures w14:val="none"/>
        </w:rPr>
        <w:t xml:space="preserve">/backward </w:t>
      </w:r>
      <w:r w:rsidR="00662615" w:rsidRPr="00514BC0">
        <w:rPr>
          <w:rFonts w:ascii="Times New Roman" w:eastAsia="Times New Roman" w:hAnsi="Times New Roman" w:cs="Times New Roman"/>
          <w:color w:val="000000"/>
          <w:kern w:val="0"/>
          <w:bdr w:val="none" w:sz="0" w:space="0" w:color="auto" w:frame="1"/>
          <w:lang w:eastAsia="zh-CN"/>
          <w14:ligatures w14:val="none"/>
        </w:rPr>
        <w:t xml:space="preserve">model (page </w:t>
      </w:r>
      <w:r w:rsidR="00272653" w:rsidRPr="00514BC0">
        <w:rPr>
          <w:rFonts w:ascii="Times New Roman" w:eastAsia="Times New Roman" w:hAnsi="Times New Roman" w:cs="Times New Roman"/>
          <w:color w:val="000000"/>
          <w:kern w:val="0"/>
          <w:bdr w:val="none" w:sz="0" w:space="0" w:color="auto" w:frame="1"/>
          <w:lang w:eastAsia="zh-CN"/>
          <w14:ligatures w14:val="none"/>
        </w:rPr>
        <w:t>5</w:t>
      </w:r>
      <w:r w:rsidR="00662615" w:rsidRPr="00514BC0">
        <w:rPr>
          <w:rFonts w:ascii="Times New Roman" w:eastAsia="Times New Roman" w:hAnsi="Times New Roman" w:cs="Times New Roman"/>
          <w:color w:val="000000"/>
          <w:kern w:val="0"/>
          <w:bdr w:val="none" w:sz="0" w:space="0" w:color="auto" w:frame="1"/>
          <w:lang w:eastAsia="zh-CN"/>
          <w14:ligatures w14:val="none"/>
        </w:rPr>
        <w:t>)</w:t>
      </w:r>
      <w:r w:rsidR="00B2522D" w:rsidRPr="00514BC0">
        <w:rPr>
          <w:rFonts w:ascii="Times New Roman" w:eastAsia="Times New Roman" w:hAnsi="Times New Roman" w:cs="Times New Roman"/>
          <w:color w:val="000000"/>
          <w:kern w:val="0"/>
          <w:bdr w:val="none" w:sz="0" w:space="0" w:color="auto" w:frame="1"/>
          <w:lang w:eastAsia="zh-CN"/>
          <w14:ligatures w14:val="none"/>
        </w:rPr>
        <w:t>.</w:t>
      </w:r>
    </w:p>
    <w:p w14:paraId="4FD9C611" w14:textId="369799FA" w:rsidR="00514BC0" w:rsidRPr="00514BC0" w:rsidRDefault="00514BC0" w:rsidP="00514BC0">
      <w:pPr>
        <w:pStyle w:val="NormalWeb"/>
        <w:shd w:val="clear" w:color="auto" w:fill="FFFFFF"/>
        <w:rPr>
          <w:color w:val="000000"/>
        </w:rPr>
      </w:pPr>
      <w:r w:rsidRPr="00514BC0">
        <w:rPr>
          <w:color w:val="000000"/>
        </w:rPr>
        <w:lastRenderedPageBreak/>
        <w:t>Christopher H. Jackson (2011). “Multi-State Models for Panel Data: The msm Package for R.” </w:t>
      </w:r>
      <w:r w:rsidRPr="00514BC0">
        <w:rPr>
          <w:rStyle w:val="Emphasis"/>
          <w:color w:val="000000"/>
        </w:rPr>
        <w:t>Journal of Statistical Software</w:t>
      </w:r>
      <w:r w:rsidRPr="00514BC0">
        <w:rPr>
          <w:color w:val="000000"/>
        </w:rPr>
        <w:t>, </w:t>
      </w:r>
      <w:r w:rsidRPr="00514BC0">
        <w:rPr>
          <w:b/>
          <w:bCs/>
          <w:color w:val="000000"/>
        </w:rPr>
        <w:t>38</w:t>
      </w:r>
      <w:r w:rsidRPr="00514BC0">
        <w:rPr>
          <w:color w:val="000000"/>
        </w:rPr>
        <w:t>(8), 1–29. </w:t>
      </w:r>
    </w:p>
    <w:p w14:paraId="70906180" w14:textId="77777777" w:rsidR="00514BC0" w:rsidRDefault="00514BC0" w:rsidP="00514BC0">
      <w:pPr>
        <w:rPr>
          <w:rFonts w:ascii="Times New Roman" w:hAnsi="Times New Roman" w:cs="Times New Roman"/>
        </w:rPr>
      </w:pPr>
    </w:p>
    <w:p w14:paraId="0A890095" w14:textId="77777777" w:rsidR="00A07B76" w:rsidRDefault="00A07B76" w:rsidP="00514BC0">
      <w:pPr>
        <w:rPr>
          <w:rFonts w:ascii="Times New Roman" w:hAnsi="Times New Roman" w:cs="Times New Roman"/>
        </w:rPr>
      </w:pPr>
    </w:p>
    <w:p w14:paraId="59C7B040" w14:textId="6DF957D8" w:rsidR="00DE2AF1" w:rsidRPr="00B2522D" w:rsidRDefault="00DE2AF1" w:rsidP="6E183FA8">
      <w:pPr>
        <w:textAlignment w:val="baseline"/>
        <w:rPr>
          <w:rFonts w:ascii="Times New Roman" w:eastAsia="Times New Roman" w:hAnsi="Times New Roman" w:cs="Times New Roman"/>
          <w:color w:val="000000" w:themeColor="text1"/>
          <w:lang w:eastAsia="zh-CN"/>
        </w:rPr>
      </w:pPr>
    </w:p>
    <w:p w14:paraId="431D6391" w14:textId="29C42927" w:rsidR="009B7895" w:rsidRPr="007C30CA" w:rsidRDefault="00EC21C3" w:rsidP="00EC21C3">
      <w:pPr>
        <w:textAlignment w:val="baseline"/>
        <w:rPr>
          <w:rFonts w:ascii="Times New Roman" w:eastAsia="Times New Roman" w:hAnsi="Times New Roman" w:cs="Times New Roman"/>
          <w:b/>
          <w:bCs/>
          <w:kern w:val="0"/>
          <w:bdr w:val="none" w:sz="0" w:space="0" w:color="auto" w:frame="1"/>
          <w:lang w:eastAsia="zh-CN"/>
          <w14:ligatures w14:val="none"/>
        </w:rPr>
      </w:pPr>
      <w:r w:rsidRPr="00EC21C3">
        <w:rPr>
          <w:rFonts w:ascii="Times New Roman" w:eastAsia="Times New Roman" w:hAnsi="Times New Roman" w:cs="Times New Roman"/>
          <w:b/>
          <w:bCs/>
          <w:color w:val="000000"/>
          <w:kern w:val="0"/>
          <w:bdr w:val="none" w:sz="0" w:space="0" w:color="auto" w:frame="1"/>
          <w:lang w:eastAsia="zh-CN"/>
          <w14:ligatures w14:val="none"/>
        </w:rPr>
        <w:br/>
      </w:r>
      <w:r w:rsidR="04D54CDD">
        <w:rPr>
          <w:rFonts w:ascii="Times New Roman" w:eastAsia="Times New Roman" w:hAnsi="Times New Roman" w:cs="Times New Roman"/>
          <w:b/>
          <w:bCs/>
          <w:color w:val="000000"/>
          <w:kern w:val="0"/>
          <w:bdr w:val="none" w:sz="0" w:space="0" w:color="auto" w:frame="1"/>
          <w:lang w:eastAsia="zh-CN"/>
          <w14:ligatures w14:val="none"/>
        </w:rPr>
        <w:t xml:space="preserve">10. </w:t>
      </w:r>
      <w:r w:rsidR="43BBA055" w:rsidRPr="00EC21C3">
        <w:rPr>
          <w:rFonts w:ascii="Times New Roman" w:eastAsia="Times New Roman" w:hAnsi="Times New Roman" w:cs="Times New Roman"/>
          <w:b/>
          <w:bCs/>
          <w:color w:val="000000"/>
          <w:kern w:val="0"/>
          <w:bdr w:val="none" w:sz="0" w:space="0" w:color="auto" w:frame="1"/>
          <w:lang w:eastAsia="zh-CN"/>
          <w14:ligatures w14:val="none"/>
        </w:rPr>
        <w:t>Section 4.3, Figure 4, out of curiosity, why mortality is the lowest in the HF state with patients only with CHD as disease history? Even lower mortality than not having any disease history nor risk factors, this is bit hard to believe....</w:t>
      </w:r>
      <w:r w:rsidRPr="00EC21C3">
        <w:rPr>
          <w:rFonts w:ascii="Times New Roman" w:eastAsia="Times New Roman" w:hAnsi="Times New Roman" w:cs="Times New Roman"/>
          <w:b/>
          <w:bCs/>
          <w:color w:val="000000"/>
          <w:kern w:val="0"/>
          <w:bdr w:val="none" w:sz="0" w:space="0" w:color="auto" w:frame="1"/>
          <w:lang w:eastAsia="zh-CN"/>
          <w14:ligatures w14:val="none"/>
        </w:rPr>
        <w:br/>
      </w:r>
      <w:r w:rsidRPr="00EC21C3">
        <w:rPr>
          <w:rFonts w:ascii="Times New Roman" w:eastAsia="Times New Roman" w:hAnsi="Times New Roman" w:cs="Times New Roman"/>
          <w:b/>
          <w:bCs/>
          <w:color w:val="000000"/>
          <w:kern w:val="0"/>
          <w:bdr w:val="none" w:sz="0" w:space="0" w:color="auto" w:frame="1"/>
          <w:lang w:eastAsia="zh-CN"/>
          <w14:ligatures w14:val="none"/>
        </w:rPr>
        <w:br/>
      </w:r>
      <w:commentRangeStart w:id="5"/>
      <w:r w:rsidR="6C79BBB5" w:rsidRPr="007C30CA">
        <w:rPr>
          <w:rFonts w:ascii="Times New Roman" w:eastAsia="Times New Roman" w:hAnsi="Times New Roman" w:cs="Times New Roman"/>
          <w:kern w:val="0"/>
          <w:bdr w:val="none" w:sz="0" w:space="0" w:color="auto" w:frame="1"/>
          <w:lang w:eastAsia="zh-CN"/>
          <w14:ligatures w14:val="none"/>
        </w:rPr>
        <w:t xml:space="preserve">This is a very good point. </w:t>
      </w:r>
      <w:r w:rsidR="57F6ACA1" w:rsidRPr="007C30CA">
        <w:rPr>
          <w:rFonts w:ascii="Times New Roman" w:eastAsia="Times New Roman" w:hAnsi="Times New Roman" w:cs="Times New Roman"/>
          <w:kern w:val="0"/>
          <w:bdr w:val="none" w:sz="0" w:space="0" w:color="auto" w:frame="1"/>
          <w:lang w:eastAsia="zh-CN"/>
          <w14:ligatures w14:val="none"/>
        </w:rPr>
        <w:t xml:space="preserve">Although at-metabolic-risk and CHD are the main risk factors of heart failure, </w:t>
      </w:r>
      <w:r w:rsidR="603133AA" w:rsidRPr="007C30CA">
        <w:rPr>
          <w:rFonts w:ascii="Times New Roman" w:eastAsia="Times New Roman" w:hAnsi="Times New Roman" w:cs="Times New Roman"/>
          <w:kern w:val="0"/>
          <w:bdr w:val="none" w:sz="0" w:space="0" w:color="auto" w:frame="1"/>
          <w:lang w:eastAsia="zh-CN"/>
          <w14:ligatures w14:val="none"/>
        </w:rPr>
        <w:t>heart failure has other risk factors</w:t>
      </w:r>
      <w:r w:rsidR="5C0AC7E5">
        <w:rPr>
          <w:rFonts w:ascii="Times New Roman" w:eastAsia="Times New Roman" w:hAnsi="Times New Roman" w:cs="Times New Roman"/>
          <w:kern w:val="0"/>
          <w:bdr w:val="none" w:sz="0" w:space="0" w:color="auto" w:frame="1"/>
          <w:lang w:eastAsia="zh-CN"/>
          <w14:ligatures w14:val="none"/>
        </w:rPr>
        <w:t xml:space="preserve">, such as </w:t>
      </w:r>
      <w:r w:rsidR="6EFAECD8" w:rsidRPr="007C30CA">
        <w:rPr>
          <w:rStyle w:val="Strong"/>
          <w:rFonts w:ascii="Times New Roman" w:hAnsi="Times New Roman" w:cs="Times New Roman"/>
          <w:b w:val="0"/>
          <w:bCs w:val="0"/>
          <w:shd w:val="clear" w:color="auto" w:fill="FFFFFF"/>
        </w:rPr>
        <w:t>chronic kidney disease</w:t>
      </w:r>
      <w:r w:rsidR="57DC66D3" w:rsidRPr="007C30CA">
        <w:rPr>
          <w:rStyle w:val="Strong"/>
          <w:rFonts w:ascii="Times New Roman" w:hAnsi="Times New Roman" w:cs="Times New Roman"/>
          <w:b w:val="0"/>
          <w:bCs w:val="0"/>
          <w:shd w:val="clear" w:color="auto" w:fill="FFFFFF"/>
        </w:rPr>
        <w:t xml:space="preserve"> (CKD)</w:t>
      </w:r>
      <w:r w:rsidR="6EFAECD8" w:rsidRPr="007C30CA">
        <w:rPr>
          <w:rStyle w:val="Strong"/>
          <w:rFonts w:ascii="Times New Roman" w:hAnsi="Times New Roman" w:cs="Times New Roman"/>
          <w:b w:val="0"/>
          <w:bCs w:val="0"/>
          <w:shd w:val="clear" w:color="auto" w:fill="FFFFFF"/>
        </w:rPr>
        <w:t>.</w:t>
      </w:r>
      <w:r w:rsidR="420E6644" w:rsidRPr="007C30CA">
        <w:rPr>
          <w:rStyle w:val="Strong"/>
          <w:rFonts w:ascii="Times New Roman" w:hAnsi="Times New Roman" w:cs="Times New Roman"/>
          <w:b w:val="0"/>
          <w:bCs w:val="0"/>
          <w:shd w:val="clear" w:color="auto" w:fill="FFFFFF"/>
        </w:rPr>
        <w:t xml:space="preserve"> </w:t>
      </w:r>
      <w:r w:rsidR="5C0AC7E5">
        <w:rPr>
          <w:rStyle w:val="Strong"/>
          <w:rFonts w:ascii="Times New Roman" w:hAnsi="Times New Roman" w:cs="Times New Roman"/>
          <w:b w:val="0"/>
          <w:bCs w:val="0"/>
          <w:shd w:val="clear" w:color="auto" w:fill="FFFFFF"/>
        </w:rPr>
        <w:t>I</w:t>
      </w:r>
      <w:r w:rsidR="306D98DD" w:rsidRPr="007C30CA">
        <w:rPr>
          <w:rStyle w:val="Strong"/>
          <w:rFonts w:ascii="Times New Roman" w:hAnsi="Times New Roman" w:cs="Times New Roman"/>
          <w:b w:val="0"/>
          <w:bCs w:val="0"/>
          <w:shd w:val="clear" w:color="auto" w:fill="FFFFFF"/>
        </w:rPr>
        <w:t xml:space="preserve">n CKD patients, the low </w:t>
      </w:r>
      <w:r w:rsidR="101AE992" w:rsidRPr="007C30CA">
        <w:rPr>
          <w:rFonts w:ascii="Times New Roman" w:hAnsi="Times New Roman" w:cs="Times New Roman"/>
          <w:shd w:val="clear" w:color="auto" w:fill="FFFFFF"/>
        </w:rPr>
        <w:t xml:space="preserve">glomerular filtration rate causes </w:t>
      </w:r>
      <w:r w:rsidR="7773C9B0" w:rsidRPr="007C30CA">
        <w:rPr>
          <w:rFonts w:ascii="Times New Roman" w:hAnsi="Times New Roman" w:cs="Times New Roman"/>
          <w:shd w:val="clear" w:color="auto" w:fill="FFFFFF"/>
        </w:rPr>
        <w:t>renal venous hypertension, increase</w:t>
      </w:r>
      <w:r w:rsidR="101AE992" w:rsidRPr="007C30CA">
        <w:rPr>
          <w:rFonts w:ascii="Times New Roman" w:hAnsi="Times New Roman" w:cs="Times New Roman"/>
          <w:shd w:val="clear" w:color="auto" w:fill="FFFFFF"/>
        </w:rPr>
        <w:t>s</w:t>
      </w:r>
      <w:r w:rsidR="7773C9B0" w:rsidRPr="007C30CA">
        <w:rPr>
          <w:rFonts w:ascii="Times New Roman" w:hAnsi="Times New Roman" w:cs="Times New Roman"/>
          <w:shd w:val="clear" w:color="auto" w:fill="FFFFFF"/>
        </w:rPr>
        <w:t xml:space="preserve"> renal resistance, </w:t>
      </w:r>
      <w:r w:rsidR="101AE992" w:rsidRPr="007C30CA">
        <w:rPr>
          <w:rFonts w:ascii="Times New Roman" w:hAnsi="Times New Roman" w:cs="Times New Roman"/>
          <w:shd w:val="clear" w:color="auto" w:fill="FFFFFF"/>
        </w:rPr>
        <w:t>impairs</w:t>
      </w:r>
      <w:r w:rsidR="7773C9B0" w:rsidRPr="007C30CA">
        <w:rPr>
          <w:rFonts w:ascii="Times New Roman" w:hAnsi="Times New Roman" w:cs="Times New Roman"/>
          <w:shd w:val="clear" w:color="auto" w:fill="FFFFFF"/>
        </w:rPr>
        <w:t xml:space="preserve"> intrarenal blood flow</w:t>
      </w:r>
      <w:r w:rsidR="101AE992" w:rsidRPr="007C30CA">
        <w:rPr>
          <w:rFonts w:ascii="Times New Roman" w:hAnsi="Times New Roman" w:cs="Times New Roman"/>
          <w:shd w:val="clear" w:color="auto" w:fill="FFFFFF"/>
        </w:rPr>
        <w:t>, and increases the load of left ventricular</w:t>
      </w:r>
      <w:r w:rsidR="410DD563" w:rsidRPr="007C30CA">
        <w:rPr>
          <w:rFonts w:ascii="Times New Roman" w:hAnsi="Times New Roman" w:cs="Times New Roman"/>
          <w:shd w:val="clear" w:color="auto" w:fill="FFFFFF"/>
        </w:rPr>
        <w:t xml:space="preserve"> which</w:t>
      </w:r>
      <w:r w:rsidR="101AE992" w:rsidRPr="007C30CA">
        <w:rPr>
          <w:rFonts w:ascii="Times New Roman" w:hAnsi="Times New Roman" w:cs="Times New Roman"/>
          <w:shd w:val="clear" w:color="auto" w:fill="FFFFFF"/>
        </w:rPr>
        <w:t xml:space="preserve"> the risk of heart failure.</w:t>
      </w:r>
      <w:r w:rsidR="410DD563" w:rsidRPr="007C30CA">
        <w:rPr>
          <w:rFonts w:ascii="Times New Roman" w:hAnsi="Times New Roman" w:cs="Times New Roman"/>
          <w:shd w:val="clear" w:color="auto" w:fill="FFFFFF"/>
        </w:rPr>
        <w:t xml:space="preserve"> Epidemiology studies have shown that</w:t>
      </w:r>
      <w:r w:rsidR="7773C9B0" w:rsidRPr="007C30CA">
        <w:rPr>
          <w:rFonts w:ascii="Times New Roman" w:hAnsi="Times New Roman" w:cs="Times New Roman"/>
          <w:shd w:val="clear" w:color="auto" w:fill="FFFFFF"/>
        </w:rPr>
        <w:t xml:space="preserve"> </w:t>
      </w:r>
      <w:r w:rsidR="57DC66D3" w:rsidRPr="007C30CA">
        <w:rPr>
          <w:rStyle w:val="Strong"/>
          <w:rFonts w:ascii="Times New Roman" w:hAnsi="Times New Roman" w:cs="Times New Roman"/>
          <w:b w:val="0"/>
          <w:bCs w:val="0"/>
          <w:shd w:val="clear" w:color="auto" w:fill="FFFFFF"/>
        </w:rPr>
        <w:t xml:space="preserve">heart failure was associated with a significantly higher risk of mortality among CKD patients. </w:t>
      </w:r>
      <w:r w:rsidRPr="007C30CA">
        <w:rPr>
          <w:rFonts w:ascii="Times New Roman" w:eastAsia="Times New Roman" w:hAnsi="Times New Roman" w:cs="Times New Roman"/>
          <w:b/>
          <w:bCs/>
          <w:kern w:val="0"/>
          <w:bdr w:val="none" w:sz="0" w:space="0" w:color="auto" w:frame="1"/>
          <w:lang w:eastAsia="zh-CN"/>
          <w14:ligatures w14:val="none"/>
        </w:rPr>
        <w:br/>
      </w:r>
      <w:commentRangeEnd w:id="5"/>
      <w:r w:rsidRPr="007C30CA">
        <w:rPr>
          <w:rStyle w:val="CommentReference"/>
          <w:rFonts w:ascii="Times New Roman" w:eastAsia="Times New Roman" w:hAnsi="Times New Roman" w:cs="Times New Roman"/>
          <w:b/>
          <w:bCs/>
          <w:kern w:val="0"/>
          <w:sz w:val="24"/>
          <w:szCs w:val="24"/>
          <w:bdr w:val="none" w:sz="0" w:space="0" w:color="auto" w:frame="1"/>
          <w:lang w:eastAsia="zh-CN"/>
          <w14:ligatures w14:val="none"/>
        </w:rPr>
        <w:commentReference w:id="5"/>
      </w:r>
    </w:p>
    <w:p w14:paraId="370BC6AE" w14:textId="03D8E1B3" w:rsidR="009B7895" w:rsidRPr="009B7895" w:rsidRDefault="00790D57" w:rsidP="00790D57">
      <w:pPr>
        <w:shd w:val="clear" w:color="auto" w:fill="FFFFFF"/>
        <w:rPr>
          <w:rFonts w:ascii="Times New Roman" w:eastAsia="Times New Roman" w:hAnsi="Times New Roman" w:cs="Times New Roman"/>
          <w:kern w:val="0"/>
          <w:lang w:eastAsia="zh-CN"/>
          <w14:ligatures w14:val="none"/>
        </w:rPr>
      </w:pPr>
      <w:r w:rsidRPr="007C30CA">
        <w:rPr>
          <w:rFonts w:ascii="Times New Roman" w:eastAsia="Times New Roman" w:hAnsi="Times New Roman" w:cs="Times New Roman"/>
          <w:spacing w:val="-2"/>
          <w:kern w:val="36"/>
          <w:lang w:eastAsia="zh-CN"/>
          <w14:ligatures w14:val="none"/>
        </w:rPr>
        <w:t xml:space="preserve">Yu et al. </w:t>
      </w:r>
      <w:r w:rsidR="009B7895" w:rsidRPr="009B7895">
        <w:rPr>
          <w:rFonts w:ascii="Times New Roman" w:eastAsia="Times New Roman" w:hAnsi="Times New Roman" w:cs="Times New Roman"/>
          <w:spacing w:val="-2"/>
          <w:kern w:val="36"/>
          <w:lang w:eastAsia="zh-CN"/>
          <w14:ligatures w14:val="none"/>
        </w:rPr>
        <w:t>All-Cause and Cardiovascular-Related Mortality in CKD Patients With and Without Heart Failure: A Population-Based Cohort Study in Kaiser Permanente Southern California</w:t>
      </w:r>
      <w:r w:rsidRPr="007C30CA">
        <w:rPr>
          <w:rFonts w:ascii="Times New Roman" w:eastAsia="Times New Roman" w:hAnsi="Times New Roman" w:cs="Times New Roman"/>
          <w:spacing w:val="-2"/>
          <w:kern w:val="36"/>
          <w:lang w:eastAsia="zh-CN"/>
          <w14:ligatures w14:val="none"/>
        </w:rPr>
        <w:t>.</w:t>
      </w:r>
      <w:r w:rsidRPr="007C30CA">
        <w:rPr>
          <w:rFonts w:ascii="Times New Roman" w:hAnsi="Times New Roman" w:cs="Times New Roman"/>
        </w:rPr>
        <w:t xml:space="preserve"> </w:t>
      </w:r>
      <w:r w:rsidRPr="007C30CA">
        <w:rPr>
          <w:rFonts w:ascii="Times New Roman" w:eastAsia="Times New Roman" w:hAnsi="Times New Roman" w:cs="Times New Roman"/>
          <w:kern w:val="0"/>
          <w:lang w:eastAsia="zh-CN"/>
          <w14:ligatures w14:val="none"/>
        </w:rPr>
        <w:t xml:space="preserve">Kidney Med. </w:t>
      </w:r>
      <w:r w:rsidRPr="007C30CA">
        <w:rPr>
          <w:rFonts w:ascii="Times New Roman" w:eastAsia="Times New Roman" w:hAnsi="Times New Roman" w:cs="Times New Roman"/>
          <w:kern w:val="0"/>
          <w:shd w:val="clear" w:color="auto" w:fill="FFFFFF"/>
          <w:lang w:eastAsia="zh-CN"/>
          <w14:ligatures w14:val="none"/>
        </w:rPr>
        <w:t>2023 Mar 9;5(5):100624.</w:t>
      </w:r>
    </w:p>
    <w:p w14:paraId="59D1CD56" w14:textId="77777777" w:rsidR="009B7895" w:rsidRPr="009B7895" w:rsidRDefault="009B7895" w:rsidP="009B7895">
      <w:pPr>
        <w:shd w:val="clear" w:color="auto" w:fill="FFFFFF"/>
        <w:rPr>
          <w:rFonts w:ascii="Helvetica Neue" w:eastAsia="Times New Roman" w:hAnsi="Helvetica Neue" w:cs="Times New Roman"/>
          <w:color w:val="212121"/>
          <w:kern w:val="0"/>
          <w:lang w:eastAsia="zh-CN"/>
          <w14:ligatures w14:val="none"/>
        </w:rPr>
      </w:pPr>
    </w:p>
    <w:p w14:paraId="00185AD3" w14:textId="77777777" w:rsidR="009B7895" w:rsidRDefault="009B7895" w:rsidP="00EC21C3">
      <w:pPr>
        <w:textAlignment w:val="baseline"/>
        <w:rPr>
          <w:rFonts w:ascii="Times New Roman" w:eastAsia="Times New Roman" w:hAnsi="Times New Roman" w:cs="Times New Roman"/>
          <w:b/>
          <w:bCs/>
          <w:color w:val="000000"/>
          <w:kern w:val="0"/>
          <w:bdr w:val="none" w:sz="0" w:space="0" w:color="auto" w:frame="1"/>
          <w:lang w:eastAsia="zh-CN"/>
          <w14:ligatures w14:val="none"/>
        </w:rPr>
      </w:pPr>
    </w:p>
    <w:p w14:paraId="7B159387" w14:textId="02225E8C" w:rsidR="004E5D2F" w:rsidRPr="00B2564F" w:rsidRDefault="00EC21C3" w:rsidP="00EC21C3">
      <w:pPr>
        <w:textAlignment w:val="baseline"/>
        <w:rPr>
          <w:rFonts w:ascii="Times New Roman" w:eastAsia="Times New Roman" w:hAnsi="Times New Roman" w:cs="Times New Roman"/>
          <w:color w:val="000000"/>
          <w:kern w:val="0"/>
          <w:bdr w:val="none" w:sz="0" w:space="0" w:color="auto" w:frame="1"/>
          <w:lang w:eastAsia="zh-CN"/>
          <w14:ligatures w14:val="none"/>
        </w:rPr>
      </w:pPr>
      <w:r w:rsidRPr="00EC21C3">
        <w:rPr>
          <w:rFonts w:ascii="Times New Roman" w:eastAsia="Times New Roman" w:hAnsi="Times New Roman" w:cs="Times New Roman"/>
          <w:b/>
          <w:bCs/>
          <w:color w:val="000000"/>
          <w:kern w:val="0"/>
          <w:bdr w:val="none" w:sz="0" w:space="0" w:color="auto" w:frame="1"/>
          <w:lang w:eastAsia="zh-CN"/>
          <w14:ligatures w14:val="none"/>
        </w:rPr>
        <w:br/>
      </w:r>
      <w:r w:rsidRPr="00EC21C3">
        <w:rPr>
          <w:rFonts w:ascii="Times New Roman" w:eastAsia="Times New Roman" w:hAnsi="Times New Roman" w:cs="Times New Roman"/>
          <w:b/>
          <w:bCs/>
          <w:color w:val="000000"/>
          <w:kern w:val="0"/>
          <w:bdr w:val="none" w:sz="0" w:space="0" w:color="auto" w:frame="1"/>
          <w:lang w:eastAsia="zh-CN"/>
          <w14:ligatures w14:val="none"/>
        </w:rPr>
        <w:br/>
        <w:t>Reviewer 2</w:t>
      </w:r>
      <w:r w:rsidRPr="00EC21C3">
        <w:rPr>
          <w:rFonts w:ascii="Times New Roman" w:eastAsia="Times New Roman" w:hAnsi="Times New Roman" w:cs="Times New Roman"/>
          <w:b/>
          <w:bCs/>
          <w:color w:val="000000"/>
          <w:kern w:val="0"/>
          <w:bdr w:val="none" w:sz="0" w:space="0" w:color="auto" w:frame="1"/>
          <w:lang w:eastAsia="zh-CN"/>
          <w14:ligatures w14:val="none"/>
        </w:rPr>
        <w:br/>
        <w:t>Please see attached.</w:t>
      </w:r>
      <w:r w:rsidRPr="00EC21C3">
        <w:rPr>
          <w:rFonts w:ascii="Times New Roman" w:eastAsia="Times New Roman" w:hAnsi="Times New Roman" w:cs="Times New Roman"/>
          <w:b/>
          <w:bCs/>
          <w:color w:val="000000"/>
          <w:kern w:val="0"/>
          <w:bdr w:val="none" w:sz="0" w:space="0" w:color="auto" w:frame="1"/>
          <w:lang w:eastAsia="zh-CN"/>
          <w14:ligatures w14:val="none"/>
        </w:rPr>
        <w:br/>
      </w:r>
      <w:r w:rsidRPr="00EC21C3">
        <w:rPr>
          <w:rFonts w:ascii="Times New Roman" w:eastAsia="Times New Roman" w:hAnsi="Times New Roman" w:cs="Times New Roman"/>
          <w:b/>
          <w:bCs/>
          <w:color w:val="000000"/>
          <w:kern w:val="0"/>
          <w:bdr w:val="none" w:sz="0" w:space="0" w:color="auto" w:frame="1"/>
          <w:lang w:eastAsia="zh-CN"/>
          <w14:ligatures w14:val="none"/>
        </w:rPr>
        <w:br/>
        <w:t>Attachments:</w:t>
      </w:r>
      <w:r w:rsidRPr="00EC21C3">
        <w:rPr>
          <w:rFonts w:ascii="Times New Roman" w:eastAsia="Times New Roman" w:hAnsi="Times New Roman" w:cs="Times New Roman"/>
          <w:b/>
          <w:bCs/>
          <w:color w:val="000000"/>
          <w:kern w:val="0"/>
          <w:bdr w:val="none" w:sz="0" w:space="0" w:color="auto" w:frame="1"/>
          <w:lang w:eastAsia="zh-CN"/>
          <w14:ligatures w14:val="none"/>
        </w:rPr>
        <w:br/>
        <w:t>• </w:t>
      </w:r>
      <w:hyperlink r:id="rId11" w:tgtFrame="_blank" w:tooltip="Original URL: https://reviewer-feedback.springernature.com/download/attachment/a3d76a3c-859e-4026-9acf-1de996e58e7e. Click or tap if you trust this link." w:history="1">
        <w:r w:rsidRPr="00EC21C3">
          <w:rPr>
            <w:rFonts w:ascii="Times New Roman" w:eastAsia="Times New Roman" w:hAnsi="Times New Roman" w:cs="Times New Roman"/>
            <w:b/>
            <w:bCs/>
            <w:color w:val="0000FF"/>
            <w:kern w:val="0"/>
            <w:u w:val="single"/>
            <w:bdr w:val="none" w:sz="0" w:space="0" w:color="auto" w:frame="1"/>
            <w:lang w:eastAsia="zh-CN"/>
            <w14:ligatures w14:val="none"/>
          </w:rPr>
          <w:t>https://nam12.safelinks.protection.outlook.com/?url=https%3A%2F%2Freviewer-feedback.springernature.com%2Fdownload%2Fattachment%2Fa3d76a3c-859e-4026-9acf-1de996e58e7e&amp;data=05%7C02%7C%7C12cce237fbea48c0146208dcb0c035ed%7C58b3d54f16c942d3af081fcabd095666%7C1%7C0%7C638579586794548526%7CUnknown%7CTWFpbGZsb3d8eyJWIjoiMC4wLjAwMDAiLCJQIjoiV2luMzIiLCJBTiI6Ik1haWwiLCJXVCI6Mn0%3D%7C0%7C%7C%7C&amp;sdata=HQD37vgi%2FKPZtsw4gw2ggfW7sxeOGpaE6lPp0e30GCc%3D&amp;reserved=0</w:t>
        </w:r>
      </w:hyperlink>
      <w:r w:rsidRPr="00EC21C3">
        <w:rPr>
          <w:rFonts w:ascii="Times New Roman" w:eastAsia="Times New Roman" w:hAnsi="Times New Roman" w:cs="Times New Roman"/>
          <w:b/>
          <w:bCs/>
          <w:color w:val="000000"/>
          <w:kern w:val="0"/>
          <w:bdr w:val="none" w:sz="0" w:space="0" w:color="auto" w:frame="1"/>
          <w:lang w:eastAsia="zh-CN"/>
          <w14:ligatures w14:val="none"/>
        </w:rPr>
        <w:br/>
      </w:r>
    </w:p>
    <w:p w14:paraId="05C9AD0A" w14:textId="77777777" w:rsidR="004E5D2F" w:rsidRPr="00A732D4" w:rsidRDefault="004E5D2F" w:rsidP="004E5D2F">
      <w:pPr>
        <w:jc w:val="both"/>
        <w:rPr>
          <w:rFonts w:ascii="Times New Roman" w:hAnsi="Times New Roman" w:cs="Times New Roman"/>
          <w:b/>
          <w:bCs/>
          <w:u w:val="single"/>
        </w:rPr>
      </w:pPr>
    </w:p>
    <w:p w14:paraId="25000A03" w14:textId="77777777" w:rsidR="004E5D2F" w:rsidRPr="00A732D4" w:rsidRDefault="004E5D2F" w:rsidP="004E5D2F">
      <w:pPr>
        <w:jc w:val="both"/>
        <w:rPr>
          <w:rFonts w:ascii="Times New Roman" w:hAnsi="Times New Roman" w:cs="Times New Roman"/>
          <w:b/>
          <w:bCs/>
        </w:rPr>
      </w:pPr>
      <w:r w:rsidRPr="00A732D4">
        <w:rPr>
          <w:rFonts w:ascii="Times New Roman" w:hAnsi="Times New Roman" w:cs="Times New Roman"/>
          <w:b/>
          <w:bCs/>
        </w:rPr>
        <w:t>Comments for the Authors</w:t>
      </w:r>
    </w:p>
    <w:p w14:paraId="0D8CE378" w14:textId="77777777" w:rsidR="004E5D2F" w:rsidRDefault="004E5D2F" w:rsidP="004E5D2F">
      <w:pPr>
        <w:jc w:val="both"/>
        <w:rPr>
          <w:rFonts w:ascii="Times New Roman" w:hAnsi="Times New Roman" w:cs="Times New Roman"/>
          <w:b/>
          <w:bCs/>
        </w:rPr>
      </w:pPr>
      <w:r w:rsidRPr="00A732D4">
        <w:rPr>
          <w:rFonts w:ascii="Times New Roman" w:hAnsi="Times New Roman" w:cs="Times New Roman"/>
          <w:b/>
          <w:bCs/>
        </w:rPr>
        <w:t>This manuscript proposes a non-Markov framework that allows past states to affect the transition rates of current states. It evaluates the proposed method using a simulation study and then applies it to analyze a chronic coronary heart disease data set. Based on the simulation study, the proposed method does not meet the bar of performance for publication. There are multiple places that need further clarification in terms of formulas and justifications. Specifically, I have the following comments.</w:t>
      </w:r>
    </w:p>
    <w:p w14:paraId="7A2DFCF7" w14:textId="77777777" w:rsidR="00210C1A" w:rsidRPr="00A732D4" w:rsidRDefault="00210C1A" w:rsidP="004E5D2F">
      <w:pPr>
        <w:jc w:val="both"/>
        <w:rPr>
          <w:rFonts w:ascii="Times New Roman" w:hAnsi="Times New Roman" w:cs="Times New Roman"/>
          <w:b/>
          <w:bCs/>
        </w:rPr>
      </w:pPr>
    </w:p>
    <w:p w14:paraId="70FF25EB" w14:textId="77777777" w:rsidR="004E5D2F" w:rsidRDefault="004E5D2F" w:rsidP="004E5D2F">
      <w:pPr>
        <w:pStyle w:val="ListParagraph"/>
        <w:numPr>
          <w:ilvl w:val="0"/>
          <w:numId w:val="1"/>
        </w:numPr>
        <w:jc w:val="both"/>
        <w:rPr>
          <w:rFonts w:ascii="Times New Roman" w:hAnsi="Times New Roman" w:cs="Times New Roman"/>
          <w:b/>
          <w:bCs/>
          <w:sz w:val="24"/>
          <w:szCs w:val="24"/>
        </w:rPr>
      </w:pPr>
      <w:r w:rsidRPr="00A732D4">
        <w:rPr>
          <w:rFonts w:ascii="Times New Roman" w:hAnsi="Times New Roman" w:cs="Times New Roman"/>
          <w:b/>
          <w:bCs/>
          <w:sz w:val="24"/>
          <w:szCs w:val="24"/>
        </w:rPr>
        <w:lastRenderedPageBreak/>
        <w:t>Both in the Abstract and the last paragraph of Sec 1, it says: the key innovation is to convert non-Markov to Markov process. It is unclear how it becomes a Markov process once dividing disease states into substates.</w:t>
      </w:r>
    </w:p>
    <w:p w14:paraId="4A23418B" w14:textId="77777777" w:rsidR="00210C1A" w:rsidRPr="00CE5C9B" w:rsidRDefault="00210C1A" w:rsidP="00210C1A">
      <w:pPr>
        <w:pStyle w:val="ListParagraph"/>
        <w:jc w:val="both"/>
        <w:rPr>
          <w:rFonts w:ascii="Times New Roman" w:hAnsi="Times New Roman" w:cs="Times New Roman"/>
          <w:b/>
          <w:bCs/>
          <w:sz w:val="24"/>
          <w:szCs w:val="24"/>
        </w:rPr>
      </w:pPr>
    </w:p>
    <w:p w14:paraId="0EDC99A0" w14:textId="3FF25B2C" w:rsidR="00747C2D" w:rsidRPr="00CE5C9B" w:rsidRDefault="002C2B8A" w:rsidP="00CE5C9B">
      <w:pPr>
        <w:jc w:val="both"/>
        <w:rPr>
          <w:rFonts w:ascii="Times New Roman" w:hAnsi="Times New Roman" w:cs="Times New Roman"/>
        </w:rPr>
      </w:pPr>
      <w:r w:rsidRPr="00CE5C9B">
        <w:rPr>
          <w:rFonts w:ascii="Times New Roman" w:hAnsi="Times New Roman" w:cs="Times New Roman"/>
        </w:rPr>
        <w:t>We now define Markov and non-Markov process</w:t>
      </w:r>
      <w:r w:rsidR="00747C2D" w:rsidRPr="00CE5C9B">
        <w:rPr>
          <w:rFonts w:ascii="Times New Roman" w:hAnsi="Times New Roman" w:cs="Times New Roman"/>
        </w:rPr>
        <w:t>, and show in detail how substates converts a non-Markov to Markov process</w:t>
      </w:r>
      <w:r w:rsidR="00390FFC" w:rsidRPr="00CE5C9B">
        <w:rPr>
          <w:rFonts w:ascii="Times New Roman" w:hAnsi="Times New Roman" w:cs="Times New Roman"/>
        </w:rPr>
        <w:t xml:space="preserve"> on </w:t>
      </w:r>
      <w:r w:rsidR="00A84F60" w:rsidRPr="00CE5C9B">
        <w:rPr>
          <w:rFonts w:ascii="Times New Roman" w:hAnsi="Times New Roman" w:cs="Times New Roman"/>
        </w:rPr>
        <w:t xml:space="preserve">page 4. </w:t>
      </w:r>
    </w:p>
    <w:p w14:paraId="0000D193" w14:textId="77777777" w:rsidR="00CE5C9B" w:rsidRDefault="00CE5C9B" w:rsidP="00747C2D">
      <w:pPr>
        <w:rPr>
          <w:rFonts w:ascii="Times New Roman" w:hAnsi="Times New Roman" w:cs="Times New Roman"/>
          <w:color w:val="000000" w:themeColor="text1"/>
        </w:rPr>
      </w:pPr>
    </w:p>
    <w:p w14:paraId="3FFE50B0" w14:textId="125C74FD" w:rsidR="00747C2D" w:rsidRPr="00CE5C9B" w:rsidRDefault="1E019764" w:rsidP="00747C2D">
      <w:pPr>
        <w:rPr>
          <w:rFonts w:ascii="Times New Roman" w:hAnsi="Times New Roman" w:cs="Times New Roman"/>
          <w:color w:val="000000" w:themeColor="text1"/>
        </w:rPr>
      </w:pPr>
      <w:r w:rsidRPr="0749D438">
        <w:rPr>
          <w:rFonts w:ascii="Times New Roman" w:hAnsi="Times New Roman" w:cs="Times New Roman"/>
          <w:color w:val="000000" w:themeColor="text1"/>
        </w:rPr>
        <w:t>“</w:t>
      </w:r>
      <w:r w:rsidR="638EF821" w:rsidRPr="0749D438">
        <w:rPr>
          <w:rFonts w:ascii="Times New Roman" w:hAnsi="Times New Roman" w:cs="Times New Roman"/>
          <w:color w:val="000000" w:themeColor="text1"/>
        </w:rPr>
        <w:t xml:space="preserve">For a non-Markov process, the rate of moving to the next state depends on the present and past states. Thus, </w:t>
      </w:r>
      <w:r w:rsidR="638EF821" w:rsidRPr="0749D438">
        <w:rPr>
          <w:rFonts w:ascii="Times New Roman" w:hAnsi="Times New Roman" w:cs="Times New Roman"/>
        </w:rPr>
        <w:t>λ</w:t>
      </w:r>
      <w:r w:rsidR="638EF821" w:rsidRPr="0749D438">
        <w:rPr>
          <w:rFonts w:ascii="Times New Roman" w:hAnsi="Times New Roman" w:cs="Times New Roman"/>
          <w:color w:val="000000" w:themeColor="text1"/>
          <w:vertAlign w:val="subscript"/>
        </w:rPr>
        <w:t>(Sm+1=1|Sm=1)</w:t>
      </w:r>
      <w:r w:rsidR="638EF821" w:rsidRPr="0749D438">
        <w:rPr>
          <w:rFonts w:ascii="Times New Roman" w:hAnsi="Times New Roman" w:cs="Times New Roman"/>
          <w:color w:val="000000" w:themeColor="text1"/>
        </w:rPr>
        <w:t>(t) cannot be directly estimated, as it depends on the values of s</w:t>
      </w:r>
      <w:r w:rsidR="638EF821" w:rsidRPr="0749D438">
        <w:rPr>
          <w:rFonts w:ascii="Times New Roman" w:hAnsi="Times New Roman" w:cs="Times New Roman"/>
          <w:color w:val="000000" w:themeColor="text1"/>
          <w:vertAlign w:val="subscript"/>
        </w:rPr>
        <w:t>0</w:t>
      </w:r>
      <w:r w:rsidR="638EF821" w:rsidRPr="0749D438">
        <w:rPr>
          <w:rFonts w:ascii="Times New Roman" w:hAnsi="Times New Roman" w:cs="Times New Roman"/>
          <w:color w:val="000000" w:themeColor="text1"/>
        </w:rPr>
        <w:t>, s</w:t>
      </w:r>
      <w:r w:rsidR="638EF821" w:rsidRPr="0749D438">
        <w:rPr>
          <w:rFonts w:ascii="Times New Roman" w:hAnsi="Times New Roman" w:cs="Times New Roman"/>
          <w:color w:val="000000" w:themeColor="text1"/>
          <w:vertAlign w:val="subscript"/>
        </w:rPr>
        <w:t>1</w:t>
      </w:r>
      <w:r w:rsidR="638EF821" w:rsidRPr="0749D438">
        <w:rPr>
          <w:rFonts w:ascii="Times New Roman" w:hAnsi="Times New Roman" w:cs="Times New Roman"/>
          <w:color w:val="000000" w:themeColor="text1"/>
        </w:rPr>
        <w:t>, …., and s</w:t>
      </w:r>
      <w:r w:rsidR="638EF821" w:rsidRPr="0749D438">
        <w:rPr>
          <w:rFonts w:ascii="Times New Roman" w:hAnsi="Times New Roman" w:cs="Times New Roman"/>
          <w:color w:val="000000" w:themeColor="text1"/>
          <w:vertAlign w:val="subscript"/>
        </w:rPr>
        <w:t>m-1</w:t>
      </w:r>
      <w:r w:rsidR="638EF821" w:rsidRPr="0749D438">
        <w:rPr>
          <w:rFonts w:ascii="Times New Roman" w:hAnsi="Times New Roman" w:cs="Times New Roman"/>
          <w:color w:val="000000" w:themeColor="text1"/>
        </w:rPr>
        <w:t>. Thus, we condition on past history and divide S</w:t>
      </w:r>
      <w:r w:rsidR="638EF821" w:rsidRPr="0749D438">
        <w:rPr>
          <w:rFonts w:ascii="Times New Roman" w:hAnsi="Times New Roman" w:cs="Times New Roman"/>
          <w:color w:val="000000" w:themeColor="text1"/>
          <w:vertAlign w:val="subscript"/>
        </w:rPr>
        <w:t>m</w:t>
      </w:r>
      <w:r w:rsidR="638EF821" w:rsidRPr="0749D438">
        <w:rPr>
          <w:rFonts w:ascii="Times New Roman" w:hAnsi="Times New Roman" w:cs="Times New Roman"/>
          <w:color w:val="000000" w:themeColor="text1"/>
        </w:rPr>
        <w:t xml:space="preserve"> into substates, S</w:t>
      </w:r>
      <w:r w:rsidR="638EF821" w:rsidRPr="0749D438">
        <w:rPr>
          <w:rFonts w:ascii="Times New Roman" w:hAnsi="Times New Roman" w:cs="Times New Roman"/>
          <w:color w:val="000000" w:themeColor="text1"/>
          <w:vertAlign w:val="subscript"/>
        </w:rPr>
        <w:t xml:space="preserve">m_J0_m-1, </w:t>
      </w:r>
      <w:r w:rsidR="638EF821" w:rsidRPr="0749D438">
        <w:rPr>
          <w:rFonts w:ascii="Times New Roman" w:hAnsi="Times New Roman" w:cs="Times New Roman"/>
          <w:color w:val="000000" w:themeColor="text1"/>
        </w:rPr>
        <w:t>where J</w:t>
      </w:r>
      <w:r w:rsidR="638EF821" w:rsidRPr="0749D438">
        <w:rPr>
          <w:rFonts w:ascii="Times New Roman" w:hAnsi="Times New Roman" w:cs="Times New Roman"/>
          <w:color w:val="000000" w:themeColor="text1"/>
          <w:vertAlign w:val="subscript"/>
        </w:rPr>
        <w:t>0_m-1</w:t>
      </w:r>
      <w:r w:rsidR="638EF821" w:rsidRPr="0749D438">
        <w:rPr>
          <w:rFonts w:ascii="Times New Roman" w:hAnsi="Times New Roman" w:cs="Times New Roman"/>
          <w:color w:val="000000" w:themeColor="text1"/>
        </w:rPr>
        <w:t xml:space="preserve"> is a joint indicator of past states S</w:t>
      </w:r>
      <w:r w:rsidR="638EF821" w:rsidRPr="0749D438">
        <w:rPr>
          <w:rFonts w:ascii="Times New Roman" w:hAnsi="Times New Roman" w:cs="Times New Roman"/>
          <w:color w:val="000000" w:themeColor="text1"/>
          <w:vertAlign w:val="subscript"/>
        </w:rPr>
        <w:t xml:space="preserve">0 </w:t>
      </w:r>
      <w:r w:rsidR="638EF821" w:rsidRPr="0749D438">
        <w:rPr>
          <w:rFonts w:ascii="Times New Roman" w:hAnsi="Times New Roman" w:cs="Times New Roman"/>
          <w:color w:val="000000" w:themeColor="text1"/>
        </w:rPr>
        <w:t>– S</w:t>
      </w:r>
      <w:r w:rsidR="638EF821" w:rsidRPr="0749D438">
        <w:rPr>
          <w:rFonts w:ascii="Times New Roman" w:hAnsi="Times New Roman" w:cs="Times New Roman"/>
          <w:color w:val="000000" w:themeColor="text1"/>
          <w:vertAlign w:val="subscript"/>
        </w:rPr>
        <w:t xml:space="preserve">m-1 </w:t>
      </w:r>
      <w:r w:rsidR="638EF821" w:rsidRPr="0749D438">
        <w:rPr>
          <w:rFonts w:ascii="Times New Roman" w:hAnsi="Times New Roman" w:cs="Times New Roman"/>
          <w:color w:val="000000" w:themeColor="text1"/>
        </w:rPr>
        <w:t>and has 2</w:t>
      </w:r>
      <w:r w:rsidR="638EF821" w:rsidRPr="0749D438">
        <w:rPr>
          <w:rFonts w:ascii="Times New Roman" w:hAnsi="Times New Roman" w:cs="Times New Roman"/>
          <w:color w:val="000000" w:themeColor="text1"/>
          <w:vertAlign w:val="superscript"/>
        </w:rPr>
        <w:t xml:space="preserve">m-1 </w:t>
      </w:r>
      <w:r w:rsidR="638EF821" w:rsidRPr="0749D438">
        <w:rPr>
          <w:rFonts w:ascii="Times New Roman" w:hAnsi="Times New Roman" w:cs="Times New Roman"/>
          <w:color w:val="000000" w:themeColor="text1"/>
        </w:rPr>
        <w:t xml:space="preserve">categories. </w:t>
      </w:r>
      <w:r w:rsidR="476A5355" w:rsidRPr="0749D438">
        <w:rPr>
          <w:rFonts w:ascii="Times New Roman" w:hAnsi="Times New Roman" w:cs="Times New Roman"/>
          <w:color w:val="000000" w:themeColor="text1"/>
        </w:rPr>
        <w:t xml:space="preserve">By conditioning on past history, the substates are independent of past history, and a non-Markov is converted into a Markov process. </w:t>
      </w:r>
    </w:p>
    <w:p w14:paraId="2878D2FE" w14:textId="77777777" w:rsidR="00CE5C9B" w:rsidRDefault="00CE5C9B" w:rsidP="00747C2D">
      <w:pPr>
        <w:rPr>
          <w:rFonts w:ascii="Times New Roman" w:hAnsi="Times New Roman" w:cs="Times New Roman"/>
          <w:b/>
        </w:rPr>
      </w:pPr>
    </w:p>
    <w:p w14:paraId="1A6A474E" w14:textId="3A74A8B4" w:rsidR="00747C2D" w:rsidRPr="00CE5C9B" w:rsidRDefault="00747C2D" w:rsidP="00747C2D">
      <w:pPr>
        <w:rPr>
          <w:rFonts w:ascii="Times New Roman" w:hAnsi="Times New Roman" w:cs="Times New Roman"/>
          <w:color w:val="000000" w:themeColor="text1"/>
        </w:rPr>
      </w:pPr>
      <w:r w:rsidRPr="00CE5C9B">
        <w:rPr>
          <w:rFonts w:ascii="Times New Roman" w:hAnsi="Times New Roman" w:cs="Times New Roman"/>
          <w:b/>
        </w:rPr>
        <w:t>Equation 2</w:t>
      </w:r>
      <w:r w:rsidRPr="00CE5C9B">
        <w:rPr>
          <w:rFonts w:ascii="Times New Roman" w:hAnsi="Times New Roman" w:cs="Times New Roman"/>
          <w:bCs/>
        </w:rPr>
        <w:t>.             λ</w:t>
      </w:r>
      <w:r w:rsidRPr="00CE5C9B">
        <w:rPr>
          <w:rFonts w:ascii="Times New Roman" w:hAnsi="Times New Roman" w:cs="Times New Roman"/>
          <w:color w:val="000000" w:themeColor="text1"/>
          <w:vertAlign w:val="subscript"/>
        </w:rPr>
        <w:t>(Sm+1=1| Sm_J0_m-1=1)</w:t>
      </w:r>
      <w:r w:rsidRPr="00CE5C9B">
        <w:rPr>
          <w:rFonts w:ascii="Times New Roman" w:hAnsi="Times New Roman" w:cs="Times New Roman"/>
          <w:color w:val="000000" w:themeColor="text1"/>
        </w:rPr>
        <w:t>(t)=</w:t>
      </w:r>
      <w:r w:rsidRPr="00CE5C9B">
        <w:rPr>
          <w:rFonts w:ascii="Times New Roman" w:hAnsi="Times New Roman" w:cs="Times New Roman"/>
          <w:bCs/>
        </w:rPr>
        <w:t xml:space="preserve"> λ</w:t>
      </w:r>
      <w:r w:rsidRPr="00CE5C9B">
        <w:rPr>
          <w:rFonts w:ascii="Times New Roman" w:hAnsi="Times New Roman" w:cs="Times New Roman"/>
          <w:color w:val="000000" w:themeColor="text1"/>
          <w:vertAlign w:val="subscript"/>
        </w:rPr>
        <w:t>(Sm+1=1| S0=s0, S1=s1, …., Sm-1=sm-1, Sm_J0_m-1=1)</w:t>
      </w:r>
      <w:r w:rsidRPr="00CE5C9B">
        <w:rPr>
          <w:rFonts w:ascii="Times New Roman" w:hAnsi="Times New Roman" w:cs="Times New Roman"/>
          <w:color w:val="000000" w:themeColor="text1"/>
        </w:rPr>
        <w:t>(t).</w:t>
      </w:r>
      <w:r w:rsidR="00A84F60" w:rsidRPr="00CE5C9B">
        <w:rPr>
          <w:rFonts w:ascii="Times New Roman" w:hAnsi="Times New Roman" w:cs="Times New Roman"/>
          <w:color w:val="000000" w:themeColor="text1"/>
        </w:rPr>
        <w:t>”</w:t>
      </w:r>
    </w:p>
    <w:p w14:paraId="7434770F" w14:textId="77777777" w:rsidR="00747C2D" w:rsidRPr="00CE5C9B" w:rsidRDefault="00747C2D" w:rsidP="00210C1A">
      <w:pPr>
        <w:pStyle w:val="ListParagraph"/>
        <w:jc w:val="both"/>
        <w:rPr>
          <w:rFonts w:ascii="Times New Roman" w:hAnsi="Times New Roman" w:cs="Times New Roman"/>
          <w:sz w:val="24"/>
          <w:szCs w:val="24"/>
        </w:rPr>
      </w:pPr>
    </w:p>
    <w:p w14:paraId="5959A283" w14:textId="77777777" w:rsidR="001A486E" w:rsidRPr="001A486E" w:rsidRDefault="001A486E" w:rsidP="00210C1A">
      <w:pPr>
        <w:pStyle w:val="ListParagraph"/>
        <w:jc w:val="both"/>
        <w:rPr>
          <w:rFonts w:ascii="Times New Roman" w:hAnsi="Times New Roman" w:cs="Times New Roman"/>
          <w:sz w:val="24"/>
          <w:szCs w:val="24"/>
        </w:rPr>
      </w:pPr>
    </w:p>
    <w:p w14:paraId="075E9279" w14:textId="77777777" w:rsidR="004E5D2F" w:rsidRDefault="004E5D2F" w:rsidP="004E5D2F">
      <w:pPr>
        <w:pStyle w:val="ListParagraph"/>
        <w:numPr>
          <w:ilvl w:val="0"/>
          <w:numId w:val="1"/>
        </w:numPr>
        <w:jc w:val="both"/>
        <w:rPr>
          <w:rFonts w:ascii="Times New Roman" w:hAnsi="Times New Roman" w:cs="Times New Roman"/>
          <w:b/>
          <w:bCs/>
          <w:sz w:val="24"/>
          <w:szCs w:val="24"/>
        </w:rPr>
      </w:pPr>
      <w:r w:rsidRPr="00A732D4">
        <w:rPr>
          <w:rFonts w:ascii="Times New Roman" w:hAnsi="Times New Roman" w:cs="Times New Roman"/>
          <w:b/>
          <w:bCs/>
          <w:sz w:val="24"/>
          <w:szCs w:val="24"/>
        </w:rPr>
        <w:t>Sec 2 1</w:t>
      </w:r>
      <w:r w:rsidRPr="00A732D4">
        <w:rPr>
          <w:rFonts w:ascii="Times New Roman" w:hAnsi="Times New Roman" w:cs="Times New Roman"/>
          <w:b/>
          <w:bCs/>
          <w:sz w:val="24"/>
          <w:szCs w:val="24"/>
          <w:vertAlign w:val="superscript"/>
        </w:rPr>
        <w:t>st</w:t>
      </w:r>
      <w:r w:rsidRPr="00A732D4">
        <w:rPr>
          <w:rFonts w:ascii="Times New Roman" w:hAnsi="Times New Roman" w:cs="Times New Roman"/>
          <w:b/>
          <w:bCs/>
          <w:sz w:val="24"/>
          <w:szCs w:val="24"/>
        </w:rPr>
        <w:t xml:space="preserve"> paragraph. It is not clear what the four subsets are. Figure 2b is not enough for readers to understand.</w:t>
      </w:r>
    </w:p>
    <w:p w14:paraId="306F4090" w14:textId="77777777" w:rsidR="00210C1A" w:rsidRDefault="00210C1A" w:rsidP="00210C1A">
      <w:pPr>
        <w:pStyle w:val="ListParagraph"/>
        <w:rPr>
          <w:rFonts w:ascii="Times New Roman" w:hAnsi="Times New Roman" w:cs="Times New Roman"/>
          <w:b/>
          <w:bCs/>
          <w:sz w:val="24"/>
          <w:szCs w:val="24"/>
        </w:rPr>
      </w:pPr>
    </w:p>
    <w:p w14:paraId="0F77E7DD" w14:textId="10BB9601" w:rsidR="006E62AF" w:rsidRPr="00CE5C9B" w:rsidRDefault="006E62AF" w:rsidP="00CE5C9B">
      <w:pPr>
        <w:rPr>
          <w:rFonts w:ascii="Times New Roman" w:hAnsi="Times New Roman" w:cs="Times New Roman"/>
        </w:rPr>
      </w:pPr>
      <w:r w:rsidRPr="00CE5C9B">
        <w:rPr>
          <w:rFonts w:ascii="Times New Roman" w:hAnsi="Times New Roman" w:cs="Times New Roman"/>
        </w:rPr>
        <w:t>Please see our detailed description of the four subsets and figure 2b</w:t>
      </w:r>
      <w:r w:rsidR="000D029E" w:rsidRPr="00CE5C9B">
        <w:rPr>
          <w:rFonts w:ascii="Times New Roman" w:hAnsi="Times New Roman" w:cs="Times New Roman"/>
        </w:rPr>
        <w:t xml:space="preserve"> on page 5.</w:t>
      </w:r>
    </w:p>
    <w:p w14:paraId="4D08DE47" w14:textId="077663E8" w:rsidR="0049361B" w:rsidRPr="00864BB2" w:rsidRDefault="0049361B" w:rsidP="00210C1A">
      <w:pPr>
        <w:pStyle w:val="ListParagraph"/>
        <w:rPr>
          <w:rFonts w:ascii="Times New Roman" w:hAnsi="Times New Roman" w:cs="Times New Roman"/>
          <w:sz w:val="24"/>
          <w:szCs w:val="24"/>
        </w:rPr>
      </w:pPr>
    </w:p>
    <w:p w14:paraId="3011A838" w14:textId="77777777" w:rsidR="00210C1A" w:rsidRPr="00A732D4" w:rsidRDefault="00210C1A" w:rsidP="00210C1A">
      <w:pPr>
        <w:pStyle w:val="ListParagraph"/>
        <w:jc w:val="both"/>
        <w:rPr>
          <w:rFonts w:ascii="Times New Roman" w:hAnsi="Times New Roman" w:cs="Times New Roman"/>
          <w:b/>
          <w:bCs/>
          <w:sz w:val="24"/>
          <w:szCs w:val="24"/>
        </w:rPr>
      </w:pPr>
    </w:p>
    <w:p w14:paraId="5225E739" w14:textId="77777777" w:rsidR="004E5D2F" w:rsidRDefault="004E5D2F" w:rsidP="004E5D2F">
      <w:pPr>
        <w:pStyle w:val="ListParagraph"/>
        <w:numPr>
          <w:ilvl w:val="0"/>
          <w:numId w:val="1"/>
        </w:numPr>
        <w:jc w:val="both"/>
        <w:rPr>
          <w:rFonts w:ascii="Times New Roman" w:hAnsi="Times New Roman" w:cs="Times New Roman"/>
          <w:b/>
          <w:bCs/>
          <w:sz w:val="24"/>
          <w:szCs w:val="24"/>
        </w:rPr>
      </w:pPr>
      <w:r w:rsidRPr="00A732D4">
        <w:rPr>
          <w:rFonts w:ascii="Times New Roman" w:hAnsi="Times New Roman" w:cs="Times New Roman"/>
          <w:b/>
          <w:bCs/>
          <w:sz w:val="24"/>
          <w:szCs w:val="24"/>
        </w:rPr>
        <w:t>Sec 2 1</w:t>
      </w:r>
      <w:r w:rsidRPr="00A732D4">
        <w:rPr>
          <w:rFonts w:ascii="Times New Roman" w:hAnsi="Times New Roman" w:cs="Times New Roman"/>
          <w:b/>
          <w:bCs/>
          <w:sz w:val="24"/>
          <w:szCs w:val="24"/>
          <w:vertAlign w:val="superscript"/>
        </w:rPr>
        <w:t>st</w:t>
      </w:r>
      <w:r w:rsidRPr="00A732D4">
        <w:rPr>
          <w:rFonts w:ascii="Times New Roman" w:hAnsi="Times New Roman" w:cs="Times New Roman"/>
          <w:b/>
          <w:bCs/>
          <w:sz w:val="24"/>
          <w:szCs w:val="24"/>
        </w:rPr>
        <w:t xml:space="preserve"> paragraph. It is not clear what the authors mean by “change data from wide to long”. Figure 2c is not enough for readers to understand.</w:t>
      </w:r>
    </w:p>
    <w:p w14:paraId="4DEE173B" w14:textId="77777777" w:rsidR="00210C1A" w:rsidRPr="00966762" w:rsidRDefault="00210C1A" w:rsidP="00210C1A">
      <w:pPr>
        <w:pStyle w:val="ListParagraph"/>
        <w:jc w:val="both"/>
        <w:rPr>
          <w:rFonts w:ascii="Times New Roman" w:hAnsi="Times New Roman" w:cs="Times New Roman"/>
          <w:b/>
          <w:bCs/>
          <w:sz w:val="24"/>
          <w:szCs w:val="24"/>
        </w:rPr>
      </w:pPr>
    </w:p>
    <w:p w14:paraId="7F26B594" w14:textId="6D9629CD" w:rsidR="0049361B" w:rsidRPr="00966762" w:rsidRDefault="00F72945" w:rsidP="00CE5C9B">
      <w:pPr>
        <w:jc w:val="both"/>
        <w:rPr>
          <w:rFonts w:ascii="Times New Roman" w:hAnsi="Times New Roman" w:cs="Times New Roman"/>
          <w:color w:val="202124"/>
          <w:shd w:val="clear" w:color="auto" w:fill="FFFFFF"/>
        </w:rPr>
      </w:pPr>
      <w:r w:rsidRPr="00966762">
        <w:rPr>
          <w:rFonts w:ascii="Times New Roman" w:hAnsi="Times New Roman" w:cs="Times New Roman"/>
          <w:color w:val="000000" w:themeColor="text1"/>
        </w:rPr>
        <w:t>We now add that “</w:t>
      </w:r>
      <w:r w:rsidRPr="00966762">
        <w:rPr>
          <w:rFonts w:ascii="Times New Roman" w:hAnsi="Times New Roman" w:cs="Times New Roman"/>
          <w:color w:val="202124"/>
          <w:shd w:val="clear" w:color="auto" w:fill="FFFFFF"/>
        </w:rPr>
        <w:t xml:space="preserve">change the data structure from a wide form to a long form, i.e., </w:t>
      </w:r>
      <w:r w:rsidRPr="00966762">
        <w:rPr>
          <w:rFonts w:ascii="Times New Roman" w:hAnsi="Times New Roman" w:cs="Times New Roman"/>
          <w:color w:val="000000"/>
          <w:shd w:val="clear" w:color="auto" w:fill="FFFFFF"/>
        </w:rPr>
        <w:t>counting process data”</w:t>
      </w:r>
      <w:r w:rsidRPr="00966762">
        <w:rPr>
          <w:rFonts w:ascii="Times New Roman" w:hAnsi="Times New Roman" w:cs="Times New Roman"/>
          <w:color w:val="202124"/>
          <w:shd w:val="clear" w:color="auto" w:fill="FFFFFF"/>
        </w:rPr>
        <w:t>, and add a reference to what is long form data</w:t>
      </w:r>
      <w:r w:rsidR="00300CBF" w:rsidRPr="00966762">
        <w:rPr>
          <w:rFonts w:ascii="Times New Roman" w:hAnsi="Times New Roman" w:cs="Times New Roman"/>
          <w:color w:val="202124"/>
          <w:shd w:val="clear" w:color="auto" w:fill="FFFFFF"/>
        </w:rPr>
        <w:t xml:space="preserve"> (page 6).</w:t>
      </w:r>
      <w:r w:rsidRPr="00966762">
        <w:rPr>
          <w:rFonts w:ascii="Times New Roman" w:hAnsi="Times New Roman" w:cs="Times New Roman"/>
          <w:color w:val="202124"/>
          <w:shd w:val="clear" w:color="auto" w:fill="FFFFFF"/>
        </w:rPr>
        <w:t xml:space="preserve"> </w:t>
      </w:r>
    </w:p>
    <w:p w14:paraId="34A0DFDD" w14:textId="77777777" w:rsidR="00A07B76" w:rsidRPr="00966762" w:rsidRDefault="00A07B76" w:rsidP="00CE5C9B">
      <w:pPr>
        <w:jc w:val="both"/>
        <w:rPr>
          <w:rFonts w:ascii="Times New Roman" w:hAnsi="Times New Roman" w:cs="Times New Roman"/>
          <w:color w:val="202124"/>
          <w:shd w:val="clear" w:color="auto" w:fill="FFFFFF"/>
        </w:rPr>
      </w:pPr>
    </w:p>
    <w:p w14:paraId="7954489D" w14:textId="77777777" w:rsidR="00A07B76" w:rsidRPr="00966762" w:rsidRDefault="00A07B76" w:rsidP="00A07B76">
      <w:pPr>
        <w:textAlignment w:val="baseline"/>
        <w:rPr>
          <w:rFonts w:ascii="Times New Roman" w:hAnsi="Times New Roman" w:cs="Times New Roman"/>
        </w:rPr>
      </w:pPr>
      <w:r w:rsidRPr="00966762">
        <w:rPr>
          <w:rFonts w:ascii="Times New Roman" w:hAnsi="Times New Roman" w:cs="Times New Roman"/>
        </w:rPr>
        <w:t>Fisher LD, Lin DY. Time-dependent covariates in the Cox proportional-hazards regression model. Annu Rev Public Health. 1999;20:145-57.</w:t>
      </w:r>
    </w:p>
    <w:p w14:paraId="44A69662" w14:textId="77777777" w:rsidR="00A07B76" w:rsidRPr="00CE5C9B" w:rsidRDefault="00A07B76" w:rsidP="00CE5C9B">
      <w:pPr>
        <w:jc w:val="both"/>
        <w:rPr>
          <w:rFonts w:ascii="Times New Roman" w:hAnsi="Times New Roman" w:cs="Times New Roman"/>
          <w:color w:val="202124"/>
          <w:shd w:val="clear" w:color="auto" w:fill="FFFFFF"/>
        </w:rPr>
      </w:pPr>
    </w:p>
    <w:p w14:paraId="71BE2B66" w14:textId="77777777" w:rsidR="00F72945" w:rsidRPr="00A732D4" w:rsidRDefault="00F72945" w:rsidP="00210C1A">
      <w:pPr>
        <w:pStyle w:val="ListParagraph"/>
        <w:jc w:val="both"/>
        <w:rPr>
          <w:rFonts w:ascii="Times New Roman" w:hAnsi="Times New Roman" w:cs="Times New Roman"/>
          <w:b/>
          <w:bCs/>
          <w:sz w:val="24"/>
          <w:szCs w:val="24"/>
        </w:rPr>
      </w:pPr>
    </w:p>
    <w:p w14:paraId="1324698D" w14:textId="77777777" w:rsidR="004E5D2F" w:rsidRDefault="004E5D2F" w:rsidP="004E5D2F">
      <w:pPr>
        <w:pStyle w:val="ListParagraph"/>
        <w:numPr>
          <w:ilvl w:val="0"/>
          <w:numId w:val="1"/>
        </w:numPr>
        <w:jc w:val="both"/>
        <w:rPr>
          <w:rFonts w:ascii="Times New Roman" w:hAnsi="Times New Roman" w:cs="Times New Roman"/>
          <w:b/>
          <w:bCs/>
          <w:sz w:val="24"/>
          <w:szCs w:val="24"/>
        </w:rPr>
      </w:pPr>
      <w:r w:rsidRPr="00A732D4">
        <w:rPr>
          <w:rFonts w:ascii="Times New Roman" w:hAnsi="Times New Roman" w:cs="Times New Roman"/>
          <w:b/>
          <w:bCs/>
          <w:sz w:val="24"/>
          <w:szCs w:val="24"/>
        </w:rPr>
        <w:t>Sec 2.1 1</w:t>
      </w:r>
      <w:r w:rsidRPr="00A732D4">
        <w:rPr>
          <w:rFonts w:ascii="Times New Roman" w:hAnsi="Times New Roman" w:cs="Times New Roman"/>
          <w:b/>
          <w:bCs/>
          <w:sz w:val="24"/>
          <w:szCs w:val="24"/>
          <w:vertAlign w:val="superscript"/>
        </w:rPr>
        <w:t>st</w:t>
      </w:r>
      <w:r w:rsidRPr="00A732D4">
        <w:rPr>
          <w:rFonts w:ascii="Times New Roman" w:hAnsi="Times New Roman" w:cs="Times New Roman"/>
          <w:b/>
          <w:bCs/>
          <w:sz w:val="24"/>
          <w:szCs w:val="24"/>
        </w:rPr>
        <w:t xml:space="preserve"> paragraph. Is it valid to estimate hazard using (1-survival probability)/length of time interval? Please justify or provide references.</w:t>
      </w:r>
    </w:p>
    <w:p w14:paraId="1DD75DCF" w14:textId="77777777" w:rsidR="00210C1A" w:rsidRDefault="00210C1A" w:rsidP="00210C1A">
      <w:pPr>
        <w:pStyle w:val="ListParagraph"/>
        <w:rPr>
          <w:rFonts w:ascii="Times New Roman" w:hAnsi="Times New Roman" w:cs="Times New Roman"/>
          <w:b/>
          <w:bCs/>
          <w:sz w:val="24"/>
          <w:szCs w:val="24"/>
        </w:rPr>
      </w:pPr>
    </w:p>
    <w:p w14:paraId="7A0D5D4D" w14:textId="56C464D4" w:rsidR="000719DC" w:rsidRDefault="00DF5D00" w:rsidP="00210C1A">
      <w:pPr>
        <w:pStyle w:val="ListParagraph"/>
        <w:rPr>
          <w:rFonts w:ascii="Times New Roman" w:hAnsi="Times New Roman" w:cs="Times New Roman"/>
          <w:sz w:val="24"/>
          <w:szCs w:val="24"/>
        </w:rPr>
      </w:pPr>
      <w:r w:rsidRPr="00DF5D00">
        <w:rPr>
          <w:rFonts w:ascii="Times New Roman" w:hAnsi="Times New Roman" w:cs="Times New Roman"/>
          <w:sz w:val="24"/>
          <w:szCs w:val="24"/>
        </w:rPr>
        <w:t xml:space="preserve">When the interval is very short, hazard can be approximated by (1-survival probability)/length of time interval. </w:t>
      </w:r>
      <w:r w:rsidR="000719DC">
        <w:rPr>
          <w:rFonts w:ascii="Times New Roman" w:hAnsi="Times New Roman" w:cs="Times New Roman"/>
          <w:sz w:val="24"/>
          <w:szCs w:val="24"/>
        </w:rPr>
        <w:t xml:space="preserve">We have provided </w:t>
      </w:r>
      <w:r w:rsidR="00944319">
        <w:rPr>
          <w:rFonts w:ascii="Times New Roman" w:hAnsi="Times New Roman" w:cs="Times New Roman"/>
          <w:sz w:val="24"/>
          <w:szCs w:val="24"/>
        </w:rPr>
        <w:t>a</w:t>
      </w:r>
      <w:r w:rsidR="000719DC">
        <w:rPr>
          <w:rFonts w:ascii="Times New Roman" w:hAnsi="Times New Roman" w:cs="Times New Roman"/>
          <w:sz w:val="24"/>
          <w:szCs w:val="24"/>
        </w:rPr>
        <w:t xml:space="preserve"> reference</w:t>
      </w:r>
      <w:r w:rsidR="00944319">
        <w:rPr>
          <w:rFonts w:ascii="Times New Roman" w:hAnsi="Times New Roman" w:cs="Times New Roman"/>
          <w:sz w:val="24"/>
          <w:szCs w:val="24"/>
        </w:rPr>
        <w:t>.</w:t>
      </w:r>
    </w:p>
    <w:p w14:paraId="2A171453" w14:textId="77777777" w:rsidR="000719DC" w:rsidRDefault="000719DC" w:rsidP="00210C1A">
      <w:pPr>
        <w:pStyle w:val="ListParagraph"/>
        <w:rPr>
          <w:rFonts w:ascii="Times New Roman" w:hAnsi="Times New Roman" w:cs="Times New Roman"/>
          <w:sz w:val="24"/>
          <w:szCs w:val="24"/>
        </w:rPr>
      </w:pPr>
    </w:p>
    <w:p w14:paraId="331C5BDE" w14:textId="3B9892FA" w:rsidR="5CC6BD56" w:rsidRDefault="5CC6BD56" w:rsidP="0749D438">
      <w:pPr>
        <w:pStyle w:val="ListParagraph"/>
        <w:rPr>
          <w:rFonts w:ascii="Times New Roman" w:hAnsi="Times New Roman" w:cs="Times New Roman"/>
          <w:sz w:val="24"/>
          <w:szCs w:val="24"/>
        </w:rPr>
      </w:pPr>
      <w:commentRangeStart w:id="6"/>
      <w:r w:rsidRPr="0749D438">
        <w:rPr>
          <w:rFonts w:ascii="Times New Roman" w:hAnsi="Times New Roman" w:cs="Times New Roman"/>
          <w:sz w:val="24"/>
          <w:szCs w:val="24"/>
        </w:rPr>
        <w:t>Hernán MA, Robins JM (2020). Causal Inference: What If. Boca Raton: Chapman &amp; Hall/CRC.</w:t>
      </w:r>
      <w:commentRangeEnd w:id="6"/>
      <w:r>
        <w:rPr>
          <w:rStyle w:val="CommentReference"/>
          <w:rFonts w:ascii="Times New Roman" w:hAnsi="Times New Roman" w:cs="Times New Roman"/>
          <w:sz w:val="24"/>
          <w:szCs w:val="24"/>
        </w:rPr>
        <w:commentReference w:id="6"/>
      </w:r>
    </w:p>
    <w:p w14:paraId="05798967" w14:textId="296CCEDC" w:rsidR="0749D438" w:rsidRDefault="0749D438" w:rsidP="0749D438">
      <w:pPr>
        <w:pStyle w:val="ListParagraph"/>
        <w:rPr>
          <w:rFonts w:ascii="Times New Roman" w:hAnsi="Times New Roman" w:cs="Times New Roman"/>
          <w:sz w:val="24"/>
          <w:szCs w:val="24"/>
        </w:rPr>
      </w:pPr>
    </w:p>
    <w:p w14:paraId="3DF96ECF" w14:textId="77777777" w:rsidR="00326FC3" w:rsidRDefault="00326FC3" w:rsidP="00210C1A">
      <w:pPr>
        <w:pStyle w:val="ListParagraph"/>
        <w:rPr>
          <w:rFonts w:ascii="Times New Roman" w:hAnsi="Times New Roman" w:cs="Times New Roman"/>
          <w:sz w:val="24"/>
          <w:szCs w:val="24"/>
        </w:rPr>
      </w:pPr>
    </w:p>
    <w:p w14:paraId="4B65DCE0" w14:textId="77777777" w:rsidR="00210C1A" w:rsidRPr="00A732D4" w:rsidRDefault="00210C1A" w:rsidP="00210C1A">
      <w:pPr>
        <w:pStyle w:val="ListParagraph"/>
        <w:jc w:val="both"/>
        <w:rPr>
          <w:rFonts w:ascii="Times New Roman" w:hAnsi="Times New Roman" w:cs="Times New Roman"/>
          <w:b/>
          <w:bCs/>
          <w:sz w:val="24"/>
          <w:szCs w:val="24"/>
        </w:rPr>
      </w:pPr>
    </w:p>
    <w:p w14:paraId="76F1F2A7" w14:textId="77777777" w:rsidR="004E5D2F" w:rsidRDefault="004E5D2F" w:rsidP="004E5D2F">
      <w:pPr>
        <w:pStyle w:val="ListParagraph"/>
        <w:numPr>
          <w:ilvl w:val="0"/>
          <w:numId w:val="1"/>
        </w:numPr>
        <w:jc w:val="both"/>
        <w:rPr>
          <w:rFonts w:ascii="Times New Roman" w:hAnsi="Times New Roman" w:cs="Times New Roman"/>
          <w:b/>
          <w:bCs/>
          <w:sz w:val="24"/>
          <w:szCs w:val="24"/>
        </w:rPr>
      </w:pPr>
      <w:r w:rsidRPr="00A732D4">
        <w:rPr>
          <w:rFonts w:ascii="Times New Roman" w:hAnsi="Times New Roman" w:cs="Times New Roman"/>
          <w:b/>
          <w:bCs/>
          <w:sz w:val="24"/>
          <w:szCs w:val="24"/>
        </w:rPr>
        <w:t>Sec 2.1. (1) Why does Model 2 not condition on the past state (S</w:t>
      </w:r>
      <w:r w:rsidRPr="00A732D4">
        <w:rPr>
          <w:rFonts w:ascii="Times New Roman" w:hAnsi="Times New Roman" w:cs="Times New Roman"/>
          <w:b/>
          <w:bCs/>
          <w:sz w:val="24"/>
          <w:szCs w:val="24"/>
          <w:vertAlign w:val="subscript"/>
        </w:rPr>
        <w:t>0</w:t>
      </w:r>
      <w:r w:rsidRPr="00A732D4">
        <w:rPr>
          <w:rFonts w:ascii="Times New Roman" w:hAnsi="Times New Roman" w:cs="Times New Roman"/>
          <w:b/>
          <w:bCs/>
          <w:sz w:val="24"/>
          <w:szCs w:val="24"/>
        </w:rPr>
        <w:t>)? (2) There are three summation terms in Model 3. It is unclear what the last two summation terms represent. Further clarification is needed. (3) Same comment for Model 4.</w:t>
      </w:r>
    </w:p>
    <w:p w14:paraId="387E49DE" w14:textId="77777777" w:rsidR="001D5237" w:rsidRPr="005A0350" w:rsidRDefault="001D5237" w:rsidP="001D5237">
      <w:pPr>
        <w:pStyle w:val="ListParagraph"/>
        <w:jc w:val="both"/>
        <w:rPr>
          <w:rFonts w:ascii="Times New Roman" w:hAnsi="Times New Roman" w:cs="Times New Roman"/>
          <w:sz w:val="24"/>
          <w:szCs w:val="24"/>
        </w:rPr>
      </w:pPr>
    </w:p>
    <w:p w14:paraId="1DDB2F4B" w14:textId="21B1E83B" w:rsidR="005F1600" w:rsidRPr="00326FC3" w:rsidRDefault="005F1600" w:rsidP="00326FC3">
      <w:pPr>
        <w:jc w:val="both"/>
        <w:rPr>
          <w:rFonts w:ascii="Times New Roman" w:hAnsi="Times New Roman" w:cs="Times New Roman"/>
        </w:rPr>
      </w:pPr>
      <w:r w:rsidRPr="00326FC3">
        <w:rPr>
          <w:rFonts w:ascii="Times New Roman" w:hAnsi="Times New Roman" w:cs="Times New Roman"/>
        </w:rPr>
        <w:t xml:space="preserve">Model 2 not condition on the past state is because we assumed all </w:t>
      </w:r>
      <w:r w:rsidR="00326FC3" w:rsidRPr="00326FC3">
        <w:rPr>
          <w:rFonts w:ascii="Times New Roman" w:hAnsi="Times New Roman" w:cs="Times New Roman"/>
        </w:rPr>
        <w:t>participants</w:t>
      </w:r>
      <w:r w:rsidRPr="00326FC3">
        <w:rPr>
          <w:rFonts w:ascii="Times New Roman" w:hAnsi="Times New Roman" w:cs="Times New Roman"/>
        </w:rPr>
        <w:t xml:space="preserve"> start from S0. </w:t>
      </w:r>
    </w:p>
    <w:p w14:paraId="30B1A530" w14:textId="77777777" w:rsidR="005A0350" w:rsidRPr="00326FC3" w:rsidRDefault="005A0350" w:rsidP="005A0350">
      <w:pPr>
        <w:pStyle w:val="ListParagraph"/>
        <w:spacing w:after="0" w:line="240" w:lineRule="auto"/>
        <w:jc w:val="both"/>
        <w:rPr>
          <w:rFonts w:ascii="Times New Roman" w:hAnsi="Times New Roman" w:cs="Times New Roman"/>
          <w:b/>
          <w:bCs/>
          <w:sz w:val="24"/>
          <w:szCs w:val="24"/>
        </w:rPr>
      </w:pPr>
    </w:p>
    <w:p w14:paraId="656D2292" w14:textId="66351B1B" w:rsidR="005A0350" w:rsidRPr="00326FC3" w:rsidRDefault="00106761" w:rsidP="00326FC3">
      <w:pPr>
        <w:jc w:val="both"/>
        <w:rPr>
          <w:rFonts w:ascii="Times New Roman" w:hAnsi="Times New Roman" w:cs="Times New Roman"/>
        </w:rPr>
      </w:pPr>
      <w:r w:rsidRPr="00326FC3">
        <w:rPr>
          <w:rFonts w:ascii="Times New Roman" w:hAnsi="Times New Roman" w:cs="Times New Roman"/>
        </w:rPr>
        <w:t>We have revised the model</w:t>
      </w:r>
      <w:r w:rsidR="005A0350" w:rsidRPr="00326FC3">
        <w:rPr>
          <w:rFonts w:ascii="Times New Roman" w:hAnsi="Times New Roman" w:cs="Times New Roman"/>
        </w:rPr>
        <w:t>s as below</w:t>
      </w:r>
      <w:r w:rsidR="00481170" w:rsidRPr="00326FC3">
        <w:rPr>
          <w:rFonts w:ascii="Times New Roman" w:hAnsi="Times New Roman" w:cs="Times New Roman"/>
        </w:rPr>
        <w:t xml:space="preserve">, and please see </w:t>
      </w:r>
      <w:r w:rsidR="00342E8B" w:rsidRPr="00326FC3">
        <w:rPr>
          <w:rFonts w:ascii="Times New Roman" w:hAnsi="Times New Roman" w:cs="Times New Roman"/>
        </w:rPr>
        <w:t xml:space="preserve">details on page </w:t>
      </w:r>
      <w:r w:rsidR="005A0350" w:rsidRPr="00326FC3">
        <w:rPr>
          <w:rFonts w:ascii="Times New Roman" w:hAnsi="Times New Roman" w:cs="Times New Roman"/>
        </w:rPr>
        <w:t>6 and 7.</w:t>
      </w:r>
    </w:p>
    <w:p w14:paraId="29955E10" w14:textId="4D333F89" w:rsidR="00326FC3" w:rsidRDefault="00326FC3" w:rsidP="005A0350">
      <w:pPr>
        <w:jc w:val="both"/>
        <w:rPr>
          <w:rFonts w:ascii="Times New Roman" w:hAnsi="Times New Roman" w:cs="Times New Roman"/>
          <w:b/>
          <w:bCs/>
        </w:rPr>
      </w:pPr>
    </w:p>
    <w:p w14:paraId="79819430" w14:textId="73E4BF8C" w:rsidR="00572AB8" w:rsidRPr="00326FC3" w:rsidRDefault="00572AB8" w:rsidP="005A0350">
      <w:pPr>
        <w:jc w:val="both"/>
        <w:rPr>
          <w:rFonts w:ascii="Times New Roman" w:hAnsi="Times New Roman" w:cs="Times New Roman"/>
          <w:bCs/>
        </w:rPr>
      </w:pPr>
      <w:r w:rsidRPr="00326FC3">
        <w:rPr>
          <w:rFonts w:ascii="Times New Roman" w:hAnsi="Times New Roman" w:cs="Times New Roman"/>
          <w:b/>
          <w:bCs/>
        </w:rPr>
        <w:t>Model 1</w:t>
      </w:r>
      <w:r w:rsidRPr="00326FC3">
        <w:rPr>
          <w:rFonts w:ascii="Times New Roman" w:hAnsi="Times New Roman" w:cs="Times New Roman"/>
          <w:bCs/>
        </w:rPr>
        <w:t xml:space="preserve"> in subset 1 starting from S</w:t>
      </w:r>
      <w:r w:rsidRPr="00326FC3">
        <w:rPr>
          <w:rFonts w:ascii="Times New Roman" w:hAnsi="Times New Roman" w:cs="Times New Roman"/>
          <w:bCs/>
          <w:vertAlign w:val="subscript"/>
        </w:rPr>
        <w:t>0</w:t>
      </w:r>
      <w:r w:rsidRPr="00326FC3">
        <w:rPr>
          <w:rFonts w:ascii="Times New Roman" w:hAnsi="Times New Roman" w:cs="Times New Roman"/>
          <w:bCs/>
        </w:rPr>
        <w:t xml:space="preserve"> state: h</w:t>
      </w:r>
      <w:r w:rsidRPr="00326FC3">
        <w:rPr>
          <w:rFonts w:ascii="Times New Roman" w:hAnsi="Times New Roman" w:cs="Times New Roman"/>
          <w:bCs/>
          <w:vertAlign w:val="subscript"/>
        </w:rPr>
        <w:t>(</w:t>
      </w:r>
      <w:r w:rsidRPr="00326FC3">
        <w:rPr>
          <w:rFonts w:ascii="Times New Roman" w:hAnsi="Times New Roman" w:cs="Times New Roman"/>
          <w:color w:val="000000" w:themeColor="text1"/>
          <w:vertAlign w:val="subscript"/>
        </w:rPr>
        <w:t>Sm=1|S0=1)</w:t>
      </w:r>
      <w:r w:rsidRPr="00326FC3">
        <w:rPr>
          <w:rFonts w:ascii="Times New Roman" w:hAnsi="Times New Roman" w:cs="Times New Roman"/>
          <w:color w:val="000000" w:themeColor="text1"/>
        </w:rPr>
        <w:t>(τ, t)</w:t>
      </w:r>
      <w:r w:rsidRPr="00326FC3">
        <w:rPr>
          <w:rFonts w:ascii="Times New Roman" w:hAnsi="Times New Roman" w:cs="Times New Roman"/>
          <w:bCs/>
        </w:rPr>
        <w:t>=h</w:t>
      </w:r>
      <w:r w:rsidRPr="00326FC3">
        <w:rPr>
          <w:rFonts w:ascii="Times New Roman" w:hAnsi="Times New Roman" w:cs="Times New Roman"/>
          <w:bCs/>
          <w:vertAlign w:val="subscript"/>
        </w:rPr>
        <w:t>0m</w:t>
      </w:r>
      <w:r w:rsidRPr="00326FC3">
        <w:rPr>
          <w:rFonts w:ascii="Times New Roman" w:hAnsi="Times New Roman" w:cs="Times New Roman"/>
          <w:bCs/>
        </w:rPr>
        <w:t>(τ)exp(</w:t>
      </w:r>
      <w:r w:rsidRPr="00326FC3">
        <w:rPr>
          <w:rFonts w:ascii="Times New Roman" w:hAnsi="Times New Roman" w:cs="Times New Roman"/>
          <w:bCs/>
          <w:iCs/>
        </w:rPr>
        <w:t>s(t)</w:t>
      </w:r>
      <w:r w:rsidRPr="00326FC3">
        <w:rPr>
          <w:rFonts w:ascii="Times New Roman" w:hAnsi="Times New Roman" w:cs="Times New Roman"/>
          <w:bCs/>
        </w:rPr>
        <w:t xml:space="preserve">) </w:t>
      </w:r>
    </w:p>
    <w:p w14:paraId="561D9411" w14:textId="77777777" w:rsidR="00326FC3" w:rsidRDefault="005A0350" w:rsidP="005A0350">
      <w:pPr>
        <w:jc w:val="both"/>
        <w:rPr>
          <w:rFonts w:ascii="Times New Roman" w:hAnsi="Times New Roman" w:cs="Times New Roman"/>
          <w:b/>
          <w:bCs/>
        </w:rPr>
      </w:pPr>
      <w:r w:rsidRPr="00326FC3">
        <w:rPr>
          <w:rFonts w:ascii="Times New Roman" w:hAnsi="Times New Roman" w:cs="Times New Roman"/>
          <w:b/>
          <w:bCs/>
        </w:rPr>
        <w:t xml:space="preserve">            </w:t>
      </w:r>
    </w:p>
    <w:p w14:paraId="20CFC26B" w14:textId="410774EE" w:rsidR="007C6D29" w:rsidRPr="00326FC3" w:rsidRDefault="005A0350" w:rsidP="005A0350">
      <w:pPr>
        <w:jc w:val="both"/>
        <w:rPr>
          <w:rFonts w:ascii="Times New Roman" w:hAnsi="Times New Roman" w:cs="Times New Roman"/>
          <w:bCs/>
        </w:rPr>
      </w:pPr>
      <w:r w:rsidRPr="00326FC3">
        <w:rPr>
          <w:rFonts w:ascii="Times New Roman" w:hAnsi="Times New Roman" w:cs="Times New Roman"/>
          <w:b/>
          <w:bCs/>
        </w:rPr>
        <w:t xml:space="preserve"> </w:t>
      </w:r>
      <w:r w:rsidR="007C6D29" w:rsidRPr="00326FC3">
        <w:rPr>
          <w:rFonts w:ascii="Times New Roman" w:hAnsi="Times New Roman" w:cs="Times New Roman"/>
          <w:b/>
          <w:bCs/>
        </w:rPr>
        <w:t>Model 2</w:t>
      </w:r>
      <w:r w:rsidR="007C6D29" w:rsidRPr="00326FC3">
        <w:rPr>
          <w:rFonts w:ascii="Times New Roman" w:hAnsi="Times New Roman" w:cs="Times New Roman"/>
          <w:bCs/>
        </w:rPr>
        <w:t xml:space="preserve"> in subset 2 starting from S</w:t>
      </w:r>
      <w:r w:rsidR="007C6D29" w:rsidRPr="00326FC3">
        <w:rPr>
          <w:rFonts w:ascii="Times New Roman" w:hAnsi="Times New Roman" w:cs="Times New Roman"/>
          <w:bCs/>
          <w:vertAlign w:val="subscript"/>
        </w:rPr>
        <w:t>1</w:t>
      </w:r>
      <w:r w:rsidR="007C6D29" w:rsidRPr="00326FC3">
        <w:rPr>
          <w:rFonts w:ascii="Times New Roman" w:hAnsi="Times New Roman" w:cs="Times New Roman"/>
          <w:bCs/>
        </w:rPr>
        <w:t xml:space="preserve"> state: h</w:t>
      </w:r>
      <w:r w:rsidR="007C6D29" w:rsidRPr="00326FC3">
        <w:rPr>
          <w:rFonts w:ascii="Times New Roman" w:hAnsi="Times New Roman" w:cs="Times New Roman"/>
          <w:bCs/>
          <w:vertAlign w:val="subscript"/>
        </w:rPr>
        <w:t>(</w:t>
      </w:r>
      <w:r w:rsidR="007C6D29" w:rsidRPr="00326FC3">
        <w:rPr>
          <w:rFonts w:ascii="Times New Roman" w:hAnsi="Times New Roman" w:cs="Times New Roman"/>
          <w:color w:val="000000" w:themeColor="text1"/>
          <w:vertAlign w:val="subscript"/>
        </w:rPr>
        <w:t>Sm=1|S1=1, S0=1)</w:t>
      </w:r>
      <w:r w:rsidR="007C6D29" w:rsidRPr="00326FC3">
        <w:rPr>
          <w:rFonts w:ascii="Times New Roman" w:hAnsi="Times New Roman" w:cs="Times New Roman"/>
          <w:bCs/>
        </w:rPr>
        <w:t>(</w:t>
      </w:r>
      <w:r w:rsidR="007C6D29" w:rsidRPr="00326FC3">
        <w:rPr>
          <w:rFonts w:ascii="Times New Roman" w:hAnsi="Times New Roman" w:cs="Times New Roman"/>
          <w:color w:val="000000" w:themeColor="text1"/>
        </w:rPr>
        <w:t>τ, t</w:t>
      </w:r>
      <w:r w:rsidR="007C6D29" w:rsidRPr="00326FC3">
        <w:rPr>
          <w:rFonts w:ascii="Times New Roman" w:hAnsi="Times New Roman" w:cs="Times New Roman"/>
          <w:bCs/>
        </w:rPr>
        <w:t>)=h</w:t>
      </w:r>
      <w:r w:rsidR="007C6D29" w:rsidRPr="00326FC3">
        <w:rPr>
          <w:rFonts w:ascii="Times New Roman" w:hAnsi="Times New Roman" w:cs="Times New Roman"/>
          <w:bCs/>
          <w:vertAlign w:val="subscript"/>
        </w:rPr>
        <w:t>0m</w:t>
      </w:r>
      <w:r w:rsidR="007C6D29" w:rsidRPr="00326FC3">
        <w:rPr>
          <w:rFonts w:ascii="Times New Roman" w:hAnsi="Times New Roman" w:cs="Times New Roman"/>
          <w:bCs/>
        </w:rPr>
        <w:t>(τ)exp(s(t))</w:t>
      </w:r>
    </w:p>
    <w:p w14:paraId="1C8DDBDB" w14:textId="77777777" w:rsidR="00326FC3" w:rsidRDefault="005A0350" w:rsidP="005A0350">
      <w:pPr>
        <w:jc w:val="both"/>
        <w:rPr>
          <w:rFonts w:ascii="Times New Roman" w:hAnsi="Times New Roman" w:cs="Times New Roman"/>
          <w:b/>
          <w:bCs/>
        </w:rPr>
      </w:pPr>
      <w:r w:rsidRPr="00326FC3">
        <w:rPr>
          <w:rFonts w:ascii="Times New Roman" w:hAnsi="Times New Roman" w:cs="Times New Roman"/>
          <w:b/>
          <w:bCs/>
        </w:rPr>
        <w:t xml:space="preserve">             </w:t>
      </w:r>
    </w:p>
    <w:p w14:paraId="7381BC86" w14:textId="47C64690" w:rsidR="000C16B1" w:rsidRPr="00326FC3" w:rsidRDefault="000C16B1" w:rsidP="005A0350">
      <w:pPr>
        <w:jc w:val="both"/>
        <w:rPr>
          <w:rFonts w:ascii="Times New Roman" w:hAnsi="Times New Roman" w:cs="Times New Roman"/>
          <w:bCs/>
        </w:rPr>
      </w:pPr>
      <w:r w:rsidRPr="00326FC3">
        <w:rPr>
          <w:rFonts w:ascii="Times New Roman" w:hAnsi="Times New Roman" w:cs="Times New Roman"/>
          <w:b/>
          <w:bCs/>
        </w:rPr>
        <w:t>Model 3</w:t>
      </w:r>
      <w:r w:rsidRPr="00326FC3">
        <w:rPr>
          <w:rFonts w:ascii="Times New Roman" w:hAnsi="Times New Roman" w:cs="Times New Roman"/>
          <w:bCs/>
        </w:rPr>
        <w:t xml:space="preserve"> in subset 3 starting from S</w:t>
      </w:r>
      <w:r w:rsidRPr="00326FC3">
        <w:rPr>
          <w:rFonts w:ascii="Times New Roman" w:hAnsi="Times New Roman" w:cs="Times New Roman"/>
          <w:bCs/>
          <w:vertAlign w:val="subscript"/>
        </w:rPr>
        <w:t>2</w:t>
      </w:r>
      <w:r w:rsidRPr="00326FC3">
        <w:rPr>
          <w:rFonts w:ascii="Times New Roman" w:hAnsi="Times New Roman" w:cs="Times New Roman"/>
          <w:bCs/>
        </w:rPr>
        <w:t xml:space="preserve"> state: </w:t>
      </w:r>
    </w:p>
    <w:p w14:paraId="532A4B01" w14:textId="6C8C910B" w:rsidR="000C16B1" w:rsidRPr="00326FC3" w:rsidRDefault="005A0350" w:rsidP="005A0350">
      <w:pPr>
        <w:jc w:val="both"/>
        <w:rPr>
          <w:rFonts w:ascii="Times New Roman" w:hAnsi="Times New Roman" w:cs="Times New Roman"/>
          <w:bCs/>
        </w:rPr>
      </w:pPr>
      <w:r w:rsidRPr="00326FC3">
        <w:rPr>
          <w:rFonts w:ascii="Times New Roman" w:hAnsi="Times New Roman" w:cs="Times New Roman"/>
          <w:bCs/>
        </w:rPr>
        <w:t xml:space="preserve">             </w:t>
      </w:r>
      <w:r w:rsidR="000C16B1" w:rsidRPr="00326FC3">
        <w:rPr>
          <w:rFonts w:ascii="Times New Roman" w:hAnsi="Times New Roman" w:cs="Times New Roman"/>
          <w:bCs/>
        </w:rPr>
        <w:t>h</w:t>
      </w:r>
      <w:r w:rsidR="000C16B1" w:rsidRPr="00326FC3">
        <w:rPr>
          <w:rFonts w:ascii="Times New Roman" w:hAnsi="Times New Roman" w:cs="Times New Roman"/>
          <w:bCs/>
          <w:vertAlign w:val="subscript"/>
        </w:rPr>
        <w:t>(</w:t>
      </w:r>
      <w:r w:rsidR="000C16B1" w:rsidRPr="00326FC3">
        <w:rPr>
          <w:rFonts w:ascii="Times New Roman" w:hAnsi="Times New Roman" w:cs="Times New Roman"/>
          <w:color w:val="000000" w:themeColor="text1"/>
          <w:vertAlign w:val="subscript"/>
        </w:rPr>
        <w:t>Sm=1|J0_1, S2=1)</w:t>
      </w:r>
      <w:r w:rsidR="000C16B1" w:rsidRPr="00326FC3">
        <w:rPr>
          <w:rFonts w:ascii="Times New Roman" w:hAnsi="Times New Roman" w:cs="Times New Roman"/>
          <w:bCs/>
        </w:rPr>
        <w:t>(</w:t>
      </w:r>
      <w:r w:rsidR="000C16B1" w:rsidRPr="00326FC3">
        <w:rPr>
          <w:rFonts w:ascii="Times New Roman" w:hAnsi="Times New Roman" w:cs="Times New Roman"/>
          <w:color w:val="000000" w:themeColor="text1"/>
        </w:rPr>
        <w:t xml:space="preserve">τ, t, </w:t>
      </w:r>
      <w:r w:rsidR="000C16B1" w:rsidRPr="00326FC3">
        <w:rPr>
          <w:rFonts w:ascii="Times New Roman" w:hAnsi="Times New Roman" w:cs="Times New Roman"/>
          <w:bCs/>
        </w:rPr>
        <w:t>J</w:t>
      </w:r>
      <w:r w:rsidR="000C16B1" w:rsidRPr="00326FC3">
        <w:rPr>
          <w:rFonts w:ascii="Times New Roman" w:hAnsi="Times New Roman" w:cs="Times New Roman"/>
          <w:bCs/>
          <w:vertAlign w:val="subscript"/>
        </w:rPr>
        <w:t>0_1</w:t>
      </w:r>
      <w:r w:rsidR="000C16B1" w:rsidRPr="00326FC3">
        <w:rPr>
          <w:rFonts w:ascii="Times New Roman" w:hAnsi="Times New Roman" w:cs="Times New Roman"/>
          <w:bCs/>
        </w:rPr>
        <w:t>)=h</w:t>
      </w:r>
      <w:r w:rsidR="000C16B1" w:rsidRPr="00326FC3">
        <w:rPr>
          <w:rFonts w:ascii="Times New Roman" w:hAnsi="Times New Roman" w:cs="Times New Roman"/>
          <w:bCs/>
          <w:vertAlign w:val="subscript"/>
        </w:rPr>
        <w:t>0m</w:t>
      </w:r>
      <w:r w:rsidR="000C16B1" w:rsidRPr="00326FC3">
        <w:rPr>
          <w:rFonts w:ascii="Times New Roman" w:hAnsi="Times New Roman" w:cs="Times New Roman"/>
          <w:bCs/>
        </w:rPr>
        <w:t>(τ)exp(</w:t>
      </w:r>
      <w:r w:rsidR="000C16B1" w:rsidRPr="00326FC3">
        <w:rPr>
          <w:rFonts w:ascii="Times New Roman" w:hAnsi="Times New Roman" w:cs="Times New Roman"/>
          <w:bCs/>
          <w:iCs/>
        </w:rPr>
        <w:t>s(t)</w:t>
      </w:r>
      <w:r w:rsidR="000C16B1" w:rsidRPr="00326FC3">
        <w:rPr>
          <w:rFonts w:ascii="Times New Roman" w:hAnsi="Times New Roman" w:cs="Times New Roman"/>
          <w:bCs/>
        </w:rPr>
        <w:t>+J</w:t>
      </w:r>
      <w:r w:rsidR="000C16B1" w:rsidRPr="00326FC3">
        <w:rPr>
          <w:rFonts w:ascii="Times New Roman" w:hAnsi="Times New Roman" w:cs="Times New Roman"/>
          <w:bCs/>
          <w:vertAlign w:val="subscript"/>
        </w:rPr>
        <w:t>0_1</w:t>
      </w:r>
      <w:r w:rsidR="000C16B1" w:rsidRPr="00326FC3">
        <w:rPr>
          <w:rFonts w:ascii="Times New Roman" w:hAnsi="Times New Roman" w:cs="Times New Roman"/>
          <w:bCs/>
          <w:iCs/>
        </w:rPr>
        <w:t>+</w:t>
      </w:r>
      <w:r w:rsidR="000C16B1" w:rsidRPr="00326FC3">
        <w:rPr>
          <w:rFonts w:ascii="Times New Roman" w:hAnsi="Times New Roman" w:cs="Times New Roman"/>
          <w:bCs/>
        </w:rPr>
        <w:t xml:space="preserve"> J</w:t>
      </w:r>
      <w:r w:rsidR="000C16B1" w:rsidRPr="00326FC3">
        <w:rPr>
          <w:rFonts w:ascii="Times New Roman" w:hAnsi="Times New Roman" w:cs="Times New Roman"/>
          <w:bCs/>
          <w:vertAlign w:val="subscript"/>
        </w:rPr>
        <w:t>0_1</w:t>
      </w:r>
      <w:r w:rsidR="000C16B1" w:rsidRPr="00326FC3">
        <w:rPr>
          <w:rFonts w:ascii="Times New Roman" w:hAnsi="Times New Roman" w:cs="Times New Roman"/>
          <w:bCs/>
          <w:iCs/>
        </w:rPr>
        <w:t>*s(t))</w:t>
      </w:r>
    </w:p>
    <w:p w14:paraId="47BE8AEF" w14:textId="77777777" w:rsidR="00326FC3" w:rsidRDefault="005A0350" w:rsidP="005A0350">
      <w:pPr>
        <w:jc w:val="both"/>
        <w:rPr>
          <w:rFonts w:ascii="Times New Roman" w:hAnsi="Times New Roman" w:cs="Times New Roman"/>
          <w:b/>
          <w:bCs/>
        </w:rPr>
      </w:pPr>
      <w:r w:rsidRPr="00326FC3">
        <w:rPr>
          <w:rFonts w:ascii="Times New Roman" w:hAnsi="Times New Roman" w:cs="Times New Roman"/>
          <w:b/>
          <w:bCs/>
        </w:rPr>
        <w:t xml:space="preserve">             </w:t>
      </w:r>
    </w:p>
    <w:p w14:paraId="7DDC9B7B" w14:textId="0938165C" w:rsidR="00342E8B" w:rsidRPr="00326FC3" w:rsidRDefault="00342E8B" w:rsidP="005A0350">
      <w:pPr>
        <w:jc w:val="both"/>
        <w:rPr>
          <w:rFonts w:ascii="Times New Roman" w:hAnsi="Times New Roman" w:cs="Times New Roman"/>
          <w:bCs/>
        </w:rPr>
      </w:pPr>
      <w:r w:rsidRPr="00326FC3">
        <w:rPr>
          <w:rFonts w:ascii="Times New Roman" w:hAnsi="Times New Roman" w:cs="Times New Roman"/>
          <w:b/>
          <w:bCs/>
        </w:rPr>
        <w:t>Model 4</w:t>
      </w:r>
      <w:r w:rsidRPr="00326FC3">
        <w:rPr>
          <w:rFonts w:ascii="Times New Roman" w:hAnsi="Times New Roman" w:cs="Times New Roman"/>
          <w:bCs/>
        </w:rPr>
        <w:t xml:space="preserve"> in subset 4 starting from S</w:t>
      </w:r>
      <w:r w:rsidRPr="00326FC3">
        <w:rPr>
          <w:rFonts w:ascii="Times New Roman" w:hAnsi="Times New Roman" w:cs="Times New Roman"/>
          <w:bCs/>
          <w:vertAlign w:val="subscript"/>
        </w:rPr>
        <w:t>3</w:t>
      </w:r>
      <w:r w:rsidRPr="00326FC3">
        <w:rPr>
          <w:rFonts w:ascii="Times New Roman" w:hAnsi="Times New Roman" w:cs="Times New Roman"/>
          <w:bCs/>
        </w:rPr>
        <w:t xml:space="preserve"> state: </w:t>
      </w:r>
    </w:p>
    <w:p w14:paraId="1345C1B6" w14:textId="611258CB" w:rsidR="00342E8B" w:rsidRPr="00326FC3" w:rsidRDefault="005A0350" w:rsidP="005A0350">
      <w:pPr>
        <w:jc w:val="both"/>
        <w:rPr>
          <w:rFonts w:ascii="Times New Roman" w:hAnsi="Times New Roman" w:cs="Times New Roman"/>
          <w:bCs/>
        </w:rPr>
      </w:pPr>
      <w:r w:rsidRPr="00326FC3">
        <w:rPr>
          <w:rFonts w:ascii="Times New Roman" w:hAnsi="Times New Roman" w:cs="Times New Roman"/>
          <w:bCs/>
        </w:rPr>
        <w:t xml:space="preserve">             </w:t>
      </w:r>
      <w:r w:rsidR="00342E8B" w:rsidRPr="00326FC3">
        <w:rPr>
          <w:rFonts w:ascii="Times New Roman" w:hAnsi="Times New Roman" w:cs="Times New Roman"/>
          <w:bCs/>
        </w:rPr>
        <w:t>h</w:t>
      </w:r>
      <w:r w:rsidR="00342E8B" w:rsidRPr="00326FC3">
        <w:rPr>
          <w:rFonts w:ascii="Times New Roman" w:hAnsi="Times New Roman" w:cs="Times New Roman"/>
          <w:bCs/>
          <w:vertAlign w:val="subscript"/>
        </w:rPr>
        <w:t>(</w:t>
      </w:r>
      <w:r w:rsidR="00342E8B" w:rsidRPr="00326FC3">
        <w:rPr>
          <w:rFonts w:ascii="Times New Roman" w:hAnsi="Times New Roman" w:cs="Times New Roman"/>
          <w:color w:val="000000" w:themeColor="text1"/>
          <w:vertAlign w:val="subscript"/>
        </w:rPr>
        <w:t>Sm=1|J0_2, S3=1)</w:t>
      </w:r>
      <w:r w:rsidR="00342E8B" w:rsidRPr="00326FC3">
        <w:rPr>
          <w:rFonts w:ascii="Times New Roman" w:hAnsi="Times New Roman" w:cs="Times New Roman"/>
          <w:bCs/>
        </w:rPr>
        <w:t>(</w:t>
      </w:r>
      <w:r w:rsidR="00342E8B" w:rsidRPr="00326FC3">
        <w:rPr>
          <w:rFonts w:ascii="Times New Roman" w:hAnsi="Times New Roman" w:cs="Times New Roman"/>
          <w:color w:val="000000" w:themeColor="text1"/>
        </w:rPr>
        <w:t xml:space="preserve">τ, t, </w:t>
      </w:r>
      <w:r w:rsidR="00342E8B" w:rsidRPr="00326FC3">
        <w:rPr>
          <w:rFonts w:ascii="Times New Roman" w:hAnsi="Times New Roman" w:cs="Times New Roman"/>
          <w:bCs/>
        </w:rPr>
        <w:t>J</w:t>
      </w:r>
      <w:r w:rsidR="00342E8B" w:rsidRPr="00326FC3">
        <w:rPr>
          <w:rFonts w:ascii="Times New Roman" w:hAnsi="Times New Roman" w:cs="Times New Roman"/>
          <w:bCs/>
          <w:vertAlign w:val="subscript"/>
        </w:rPr>
        <w:t>0_2</w:t>
      </w:r>
      <w:r w:rsidR="00342E8B" w:rsidRPr="00326FC3">
        <w:rPr>
          <w:rFonts w:ascii="Times New Roman" w:hAnsi="Times New Roman" w:cs="Times New Roman"/>
          <w:bCs/>
        </w:rPr>
        <w:t>)=h</w:t>
      </w:r>
      <w:r w:rsidR="00342E8B" w:rsidRPr="00326FC3">
        <w:rPr>
          <w:rFonts w:ascii="Times New Roman" w:hAnsi="Times New Roman" w:cs="Times New Roman"/>
          <w:bCs/>
          <w:vertAlign w:val="subscript"/>
        </w:rPr>
        <w:t>0m</w:t>
      </w:r>
      <w:r w:rsidR="00342E8B" w:rsidRPr="00326FC3">
        <w:rPr>
          <w:rFonts w:ascii="Times New Roman" w:hAnsi="Times New Roman" w:cs="Times New Roman"/>
          <w:bCs/>
        </w:rPr>
        <w:t>(τ)exp(</w:t>
      </w:r>
      <w:r w:rsidR="00342E8B" w:rsidRPr="00326FC3">
        <w:rPr>
          <w:rFonts w:ascii="Times New Roman" w:hAnsi="Times New Roman" w:cs="Times New Roman"/>
          <w:bCs/>
          <w:iCs/>
        </w:rPr>
        <w:t>s(t)</w:t>
      </w:r>
      <w:r w:rsidR="00342E8B" w:rsidRPr="00326FC3">
        <w:rPr>
          <w:rFonts w:ascii="Times New Roman" w:hAnsi="Times New Roman" w:cs="Times New Roman"/>
          <w:bCs/>
        </w:rPr>
        <w:t>+J</w:t>
      </w:r>
      <w:r w:rsidR="00342E8B" w:rsidRPr="00326FC3">
        <w:rPr>
          <w:rFonts w:ascii="Times New Roman" w:hAnsi="Times New Roman" w:cs="Times New Roman"/>
          <w:bCs/>
          <w:vertAlign w:val="subscript"/>
        </w:rPr>
        <w:t>0_2</w:t>
      </w:r>
      <w:r w:rsidR="00342E8B" w:rsidRPr="00326FC3">
        <w:rPr>
          <w:rFonts w:ascii="Times New Roman" w:hAnsi="Times New Roman" w:cs="Times New Roman"/>
          <w:bCs/>
          <w:iCs/>
        </w:rPr>
        <w:t>+</w:t>
      </w:r>
      <w:r w:rsidR="00342E8B" w:rsidRPr="00326FC3">
        <w:rPr>
          <w:rFonts w:ascii="Times New Roman" w:hAnsi="Times New Roman" w:cs="Times New Roman"/>
          <w:bCs/>
        </w:rPr>
        <w:t xml:space="preserve"> J</w:t>
      </w:r>
      <w:r w:rsidR="00342E8B" w:rsidRPr="00326FC3">
        <w:rPr>
          <w:rFonts w:ascii="Times New Roman" w:hAnsi="Times New Roman" w:cs="Times New Roman"/>
          <w:bCs/>
          <w:vertAlign w:val="subscript"/>
        </w:rPr>
        <w:t>0_2</w:t>
      </w:r>
      <w:r w:rsidR="00342E8B" w:rsidRPr="00326FC3">
        <w:rPr>
          <w:rFonts w:ascii="Times New Roman" w:hAnsi="Times New Roman" w:cs="Times New Roman"/>
          <w:bCs/>
          <w:iCs/>
        </w:rPr>
        <w:t>*s(t))</w:t>
      </w:r>
    </w:p>
    <w:p w14:paraId="200EF960" w14:textId="77777777" w:rsidR="00572AB8" w:rsidRDefault="00572AB8" w:rsidP="005A0350">
      <w:pPr>
        <w:pStyle w:val="ListParagraph"/>
        <w:spacing w:after="0" w:line="240" w:lineRule="auto"/>
        <w:jc w:val="both"/>
        <w:rPr>
          <w:rFonts w:ascii="Times New Roman" w:hAnsi="Times New Roman" w:cs="Times New Roman"/>
          <w:sz w:val="24"/>
          <w:szCs w:val="24"/>
        </w:rPr>
      </w:pPr>
    </w:p>
    <w:p w14:paraId="07FAA0F1" w14:textId="77777777" w:rsidR="004C6FBD" w:rsidRPr="00A732D4" w:rsidRDefault="004C6FBD" w:rsidP="00210C1A">
      <w:pPr>
        <w:pStyle w:val="ListParagraph"/>
        <w:jc w:val="both"/>
        <w:rPr>
          <w:rFonts w:ascii="Times New Roman" w:hAnsi="Times New Roman" w:cs="Times New Roman"/>
          <w:b/>
          <w:bCs/>
          <w:sz w:val="24"/>
          <w:szCs w:val="24"/>
        </w:rPr>
      </w:pPr>
    </w:p>
    <w:p w14:paraId="3AF6E5DB" w14:textId="003473ED" w:rsidR="004E5D2F" w:rsidRDefault="004E5D2F" w:rsidP="004E5D2F">
      <w:pPr>
        <w:pStyle w:val="ListParagraph"/>
        <w:numPr>
          <w:ilvl w:val="0"/>
          <w:numId w:val="1"/>
        </w:numPr>
        <w:spacing w:before="240"/>
        <w:jc w:val="both"/>
        <w:rPr>
          <w:rFonts w:ascii="Times New Roman" w:hAnsi="Times New Roman" w:cs="Times New Roman"/>
          <w:b/>
          <w:bCs/>
          <w:sz w:val="24"/>
          <w:szCs w:val="24"/>
        </w:rPr>
      </w:pPr>
      <w:r w:rsidRPr="00A732D4">
        <w:rPr>
          <w:rFonts w:ascii="Times New Roman" w:hAnsi="Times New Roman" w:cs="Times New Roman"/>
          <w:b/>
          <w:bCs/>
          <w:sz w:val="24"/>
          <w:szCs w:val="24"/>
        </w:rPr>
        <w:t>Sec 2.1 2</w:t>
      </w:r>
      <w:r w:rsidRPr="00A732D4">
        <w:rPr>
          <w:rFonts w:ascii="Times New Roman" w:hAnsi="Times New Roman" w:cs="Times New Roman"/>
          <w:b/>
          <w:bCs/>
          <w:sz w:val="24"/>
          <w:szCs w:val="24"/>
          <w:vertAlign w:val="superscript"/>
        </w:rPr>
        <w:t>nd</w:t>
      </w:r>
      <w:r w:rsidRPr="00A732D4">
        <w:rPr>
          <w:rFonts w:ascii="Times New Roman" w:hAnsi="Times New Roman" w:cs="Times New Roman"/>
          <w:b/>
          <w:bCs/>
          <w:sz w:val="24"/>
          <w:szCs w:val="24"/>
        </w:rPr>
        <w:t xml:space="preserve"> paragraph. It is not clear how to calculate Q(t). For example, in Figure 3, why the transition rate from S</w:t>
      </w:r>
      <w:r w:rsidRPr="00A732D4">
        <w:rPr>
          <w:rFonts w:ascii="Times New Roman" w:hAnsi="Times New Roman" w:cs="Times New Roman"/>
          <w:b/>
          <w:bCs/>
          <w:sz w:val="24"/>
          <w:szCs w:val="24"/>
          <w:vertAlign w:val="subscript"/>
        </w:rPr>
        <w:t>0</w:t>
      </w:r>
      <w:r w:rsidRPr="00A732D4">
        <w:rPr>
          <w:rFonts w:ascii="Times New Roman" w:hAnsi="Times New Roman" w:cs="Times New Roman"/>
          <w:b/>
          <w:bCs/>
          <w:sz w:val="24"/>
          <w:szCs w:val="24"/>
        </w:rPr>
        <w:t>(t) to S</w:t>
      </w:r>
      <w:r w:rsidRPr="00A732D4">
        <w:rPr>
          <w:rFonts w:ascii="Times New Roman" w:hAnsi="Times New Roman" w:cs="Times New Roman"/>
          <w:b/>
          <w:bCs/>
          <w:sz w:val="24"/>
          <w:szCs w:val="24"/>
          <w:vertAlign w:val="subscript"/>
        </w:rPr>
        <w:t>0</w:t>
      </w:r>
      <w:r w:rsidRPr="00A732D4">
        <w:rPr>
          <w:rFonts w:ascii="Times New Roman" w:hAnsi="Times New Roman" w:cs="Times New Roman"/>
          <w:b/>
          <w:bCs/>
          <w:sz w:val="24"/>
          <w:szCs w:val="24"/>
        </w:rPr>
        <w:t xml:space="preserve">(t) is </w:t>
      </w:r>
      <m:oMath>
        <m:r>
          <m:rPr>
            <m:sty m:val="bi"/>
          </m:rPr>
          <w:rPr>
            <w:rFonts w:ascii="Cambria Math" w:hAnsi="Cambria Math" w:cs="Times New Roman"/>
            <w:sz w:val="24"/>
            <w:szCs w:val="24"/>
          </w:rPr>
          <m:t>-(</m:t>
        </m:r>
        <m:sSub>
          <m:sSubPr>
            <m:ctrlPr>
              <w:ins w:id="7" w:author="Ding, Ming" w:date="2024-08-08T23:01:00Z">
                <w:rPr>
                  <w:rFonts w:ascii="Cambria Math" w:hAnsi="Cambria Math" w:cs="Times New Roman"/>
                  <w:b/>
                  <w:bCs/>
                  <w:i/>
                  <w:sz w:val="24"/>
                  <w:szCs w:val="24"/>
                </w:rPr>
              </w:ins>
            </m:ctrlPr>
          </m:sSubPr>
          <m:e>
            <m:r>
              <m:rPr>
                <m:sty m:val="bi"/>
              </m:rPr>
              <w:rPr>
                <w:rFonts w:ascii="Cambria Math" w:hAnsi="Cambria Math" w:cs="Times New Roman"/>
                <w:sz w:val="24"/>
                <w:szCs w:val="24"/>
              </w:rPr>
              <m:t>λ</m:t>
            </m:r>
          </m:e>
          <m:sub>
            <m:r>
              <m:rPr>
                <m:sty m:val="bi"/>
              </m:rPr>
              <w:rPr>
                <w:rFonts w:ascii="Cambria Math" w:hAnsi="Cambria Math" w:cs="Times New Roman"/>
                <w:sz w:val="24"/>
                <w:szCs w:val="24"/>
              </w:rPr>
              <m:t>01</m:t>
            </m:r>
          </m:sub>
        </m:sSub>
        <m:r>
          <m:rPr>
            <m:sty m:val="bi"/>
          </m:rPr>
          <w:rPr>
            <w:rFonts w:ascii="Cambria Math" w:hAnsi="Cambria Math" w:cs="Times New Roman"/>
            <w:sz w:val="24"/>
            <w:szCs w:val="24"/>
          </w:rPr>
          <m:t>+</m:t>
        </m:r>
        <m:sSub>
          <m:sSubPr>
            <m:ctrlPr>
              <w:ins w:id="8" w:author="Ding, Ming" w:date="2024-08-08T23:01:00Z">
                <w:rPr>
                  <w:rFonts w:ascii="Cambria Math" w:hAnsi="Cambria Math" w:cs="Times New Roman"/>
                  <w:b/>
                  <w:bCs/>
                  <w:i/>
                  <w:sz w:val="24"/>
                  <w:szCs w:val="24"/>
                </w:rPr>
              </w:ins>
            </m:ctrlPr>
          </m:sSubPr>
          <m:e>
            <m:r>
              <m:rPr>
                <m:sty m:val="bi"/>
              </m:rPr>
              <w:rPr>
                <w:rFonts w:ascii="Cambria Math" w:hAnsi="Cambria Math" w:cs="Times New Roman"/>
                <w:sz w:val="24"/>
                <w:szCs w:val="24"/>
              </w:rPr>
              <m:t>λ</m:t>
            </m:r>
          </m:e>
          <m:sub>
            <m:r>
              <m:rPr>
                <m:sty m:val="bi"/>
              </m:rPr>
              <w:rPr>
                <w:rFonts w:ascii="Cambria Math" w:hAnsi="Cambria Math" w:cs="Times New Roman"/>
                <w:sz w:val="24"/>
                <w:szCs w:val="24"/>
              </w:rPr>
              <m:t>02</m:t>
            </m:r>
          </m:sub>
        </m:sSub>
        <m:r>
          <m:rPr>
            <m:sty m:val="bi"/>
          </m:rPr>
          <w:rPr>
            <w:rFonts w:ascii="Cambria Math" w:hAnsi="Cambria Math" w:cs="Times New Roman"/>
            <w:sz w:val="24"/>
            <w:szCs w:val="24"/>
          </w:rPr>
          <m:t>+</m:t>
        </m:r>
        <m:sSub>
          <m:sSubPr>
            <m:ctrlPr>
              <w:ins w:id="9" w:author="Ding, Ming" w:date="2024-08-08T23:01:00Z">
                <w:rPr>
                  <w:rFonts w:ascii="Cambria Math" w:hAnsi="Cambria Math" w:cs="Times New Roman"/>
                  <w:b/>
                  <w:bCs/>
                  <w:i/>
                  <w:sz w:val="24"/>
                  <w:szCs w:val="24"/>
                </w:rPr>
              </w:ins>
            </m:ctrlPr>
          </m:sSubPr>
          <m:e>
            <m:r>
              <m:rPr>
                <m:sty m:val="bi"/>
              </m:rPr>
              <w:rPr>
                <w:rFonts w:ascii="Cambria Math" w:hAnsi="Cambria Math" w:cs="Times New Roman"/>
                <w:sz w:val="24"/>
                <w:szCs w:val="24"/>
              </w:rPr>
              <m:t>λ</m:t>
            </m:r>
          </m:e>
          <m:sub>
            <m:r>
              <m:rPr>
                <m:sty m:val="bi"/>
              </m:rPr>
              <w:rPr>
                <w:rFonts w:ascii="Cambria Math" w:hAnsi="Cambria Math" w:cs="Times New Roman"/>
                <w:sz w:val="24"/>
                <w:szCs w:val="24"/>
              </w:rPr>
              <m:t>03</m:t>
            </m:r>
          </m:sub>
        </m:sSub>
        <m:r>
          <m:rPr>
            <m:sty m:val="bi"/>
          </m:rPr>
          <w:rPr>
            <w:rFonts w:ascii="Cambria Math" w:hAnsi="Cambria Math" w:cs="Times New Roman"/>
            <w:sz w:val="24"/>
            <w:szCs w:val="24"/>
          </w:rPr>
          <m:t>+</m:t>
        </m:r>
        <m:sSub>
          <m:sSubPr>
            <m:ctrlPr>
              <w:ins w:id="10" w:author="Ding, Ming" w:date="2024-08-08T23:01:00Z">
                <w:rPr>
                  <w:rFonts w:ascii="Cambria Math" w:hAnsi="Cambria Math" w:cs="Times New Roman"/>
                  <w:b/>
                  <w:bCs/>
                  <w:i/>
                  <w:sz w:val="24"/>
                  <w:szCs w:val="24"/>
                </w:rPr>
              </w:ins>
            </m:ctrlPr>
          </m:sSubPr>
          <m:e>
            <m:r>
              <m:rPr>
                <m:sty m:val="bi"/>
              </m:rPr>
              <w:rPr>
                <w:rFonts w:ascii="Cambria Math" w:hAnsi="Cambria Math" w:cs="Times New Roman"/>
                <w:sz w:val="24"/>
                <w:szCs w:val="24"/>
              </w:rPr>
              <m:t>λ</m:t>
            </m:r>
          </m:e>
          <m:sub>
            <m:r>
              <m:rPr>
                <m:sty m:val="bi"/>
              </m:rPr>
              <w:rPr>
                <w:rFonts w:ascii="Cambria Math" w:hAnsi="Cambria Math" w:cs="Times New Roman"/>
                <w:sz w:val="24"/>
                <w:szCs w:val="24"/>
              </w:rPr>
              <m:t>04</m:t>
            </m:r>
          </m:sub>
        </m:sSub>
        <m:r>
          <m:rPr>
            <m:sty m:val="bi"/>
          </m:rPr>
          <w:rPr>
            <w:rFonts w:ascii="Cambria Math" w:hAnsi="Cambria Math" w:cs="Times New Roman"/>
            <w:sz w:val="24"/>
            <w:szCs w:val="24"/>
          </w:rPr>
          <m:t>)</m:t>
        </m:r>
      </m:oMath>
      <w:r w:rsidRPr="00A732D4">
        <w:rPr>
          <w:rFonts w:ascii="Times New Roman" w:hAnsi="Times New Roman" w:cs="Times New Roman"/>
          <w:b/>
          <w:bCs/>
          <w:sz w:val="24"/>
          <w:szCs w:val="24"/>
        </w:rPr>
        <w:t xml:space="preserve">? Authors should provide the general formula for Q(t). Also, is transition rate = transition probability? </w:t>
      </w:r>
    </w:p>
    <w:p w14:paraId="3F4B28AE" w14:textId="77777777" w:rsidR="00FE1382" w:rsidRPr="00326FC3" w:rsidRDefault="00FE1382" w:rsidP="001E6209">
      <w:pPr>
        <w:rPr>
          <w:rFonts w:ascii="Times New Roman" w:hAnsi="Times New Roman" w:cs="Times New Roman"/>
        </w:rPr>
      </w:pPr>
    </w:p>
    <w:p w14:paraId="4D7C2725" w14:textId="1D087E70" w:rsidR="0012673D" w:rsidRPr="00326FC3" w:rsidRDefault="00FE1382" w:rsidP="00FE1382">
      <w:pPr>
        <w:pStyle w:val="ListParagraph"/>
        <w:rPr>
          <w:rFonts w:ascii="Times New Roman" w:hAnsi="Times New Roman" w:cs="Times New Roman"/>
          <w:b/>
          <w:bCs/>
          <w:sz w:val="24"/>
          <w:szCs w:val="24"/>
        </w:rPr>
      </w:pPr>
      <w:r w:rsidRPr="00326FC3">
        <w:rPr>
          <w:rFonts w:ascii="Times New Roman" w:hAnsi="Times New Roman" w:cs="Times New Roman"/>
          <w:sz w:val="24"/>
          <w:szCs w:val="24"/>
        </w:rPr>
        <w:t>To answer the reviewer</w:t>
      </w:r>
      <w:r w:rsidR="00326FC3">
        <w:rPr>
          <w:rFonts w:ascii="Times New Roman" w:hAnsi="Times New Roman" w:cs="Times New Roman"/>
          <w:sz w:val="24"/>
          <w:szCs w:val="24"/>
        </w:rPr>
        <w:t>’</w:t>
      </w:r>
      <w:r w:rsidRPr="00326FC3">
        <w:rPr>
          <w:rFonts w:ascii="Times New Roman" w:hAnsi="Times New Roman" w:cs="Times New Roman"/>
          <w:sz w:val="24"/>
          <w:szCs w:val="24"/>
        </w:rPr>
        <w:t>s questions, we now added that “</w:t>
      </w:r>
      <w:r w:rsidR="0012673D" w:rsidRPr="00326FC3">
        <w:rPr>
          <w:rFonts w:ascii="Times New Roman" w:hAnsi="Times New Roman" w:cs="Times New Roman"/>
          <w:sz w:val="24"/>
          <w:szCs w:val="24"/>
        </w:rPr>
        <w:t xml:space="preserve">Transition rates between substates are used to construct the transition rate matrix </w:t>
      </w:r>
      <w:r w:rsidR="0012673D" w:rsidRPr="00326FC3">
        <w:rPr>
          <w:rFonts w:ascii="Times New Roman" w:hAnsi="Times New Roman" w:cs="Times New Roman"/>
          <w:color w:val="000000" w:themeColor="text1"/>
          <w:sz w:val="24"/>
          <w:szCs w:val="24"/>
        </w:rPr>
        <w:t>(Figure 3). Each row and each column stand for a disease substate, and Q[i, j] stands for the</w:t>
      </w:r>
      <w:r w:rsidR="0012673D" w:rsidRPr="00326FC3">
        <w:rPr>
          <w:rFonts w:ascii="Times New Roman" w:hAnsi="Times New Roman" w:cs="Times New Roman"/>
          <w:bCs/>
          <w:color w:val="000000" w:themeColor="text1"/>
          <w:sz w:val="24"/>
          <w:szCs w:val="24"/>
        </w:rPr>
        <w:t xml:space="preserve"> transition rate from the substate in row i to the substate in column j. If there is no transition between two substates, the corresponding value in the matrix is 0. The diagonal Q[i, i] is the change in rate that participants remain in the state, which is the opposite of sum of rates transited to other states. The sum of each row of matrix </w:t>
      </w:r>
      <w:r w:rsidR="0012673D" w:rsidRPr="00326FC3">
        <w:rPr>
          <w:rFonts w:ascii="Times New Roman" w:hAnsi="Times New Roman" w:cs="Times New Roman"/>
          <w:b/>
          <w:bCs/>
          <w:sz w:val="24"/>
          <w:szCs w:val="24"/>
        </w:rPr>
        <w:t>Q</w:t>
      </w:r>
      <w:r w:rsidR="0012673D" w:rsidRPr="00326FC3" w:rsidDel="00C240BD">
        <w:rPr>
          <w:rFonts w:ascii="Times New Roman" w:hAnsi="Times New Roman" w:cs="Times New Roman"/>
          <w:sz w:val="24"/>
          <w:szCs w:val="24"/>
        </w:rPr>
        <w:t xml:space="preserve"> </w:t>
      </w:r>
      <w:r w:rsidR="0012673D" w:rsidRPr="00326FC3">
        <w:rPr>
          <w:rFonts w:ascii="Times New Roman" w:hAnsi="Times New Roman" w:cs="Times New Roman"/>
          <w:sz w:val="24"/>
          <w:szCs w:val="24"/>
        </w:rPr>
        <w:t>is 0.</w:t>
      </w:r>
      <w:r w:rsidRPr="00326FC3">
        <w:rPr>
          <w:rFonts w:ascii="Times New Roman" w:hAnsi="Times New Roman" w:cs="Times New Roman"/>
          <w:sz w:val="24"/>
          <w:szCs w:val="24"/>
        </w:rPr>
        <w:t xml:space="preserve">” (page </w:t>
      </w:r>
      <w:r w:rsidR="00184F18" w:rsidRPr="00326FC3">
        <w:rPr>
          <w:rFonts w:ascii="Times New Roman" w:hAnsi="Times New Roman" w:cs="Times New Roman"/>
          <w:sz w:val="24"/>
          <w:szCs w:val="24"/>
        </w:rPr>
        <w:t>7</w:t>
      </w:r>
      <w:r w:rsidRPr="00326FC3">
        <w:rPr>
          <w:rFonts w:ascii="Times New Roman" w:hAnsi="Times New Roman" w:cs="Times New Roman"/>
          <w:sz w:val="24"/>
          <w:szCs w:val="24"/>
        </w:rPr>
        <w:t>)</w:t>
      </w:r>
    </w:p>
    <w:p w14:paraId="3C338C8E" w14:textId="77777777" w:rsidR="002C058E" w:rsidRPr="00326FC3" w:rsidRDefault="002C058E" w:rsidP="00184F18">
      <w:pPr>
        <w:rPr>
          <w:rFonts w:ascii="Times New Roman" w:hAnsi="Times New Roman" w:cs="Times New Roman"/>
        </w:rPr>
      </w:pPr>
    </w:p>
    <w:p w14:paraId="4C6C6538" w14:textId="1764F2D3" w:rsidR="002C058E" w:rsidRPr="00326FC3" w:rsidRDefault="002C058E" w:rsidP="0003212B">
      <w:pPr>
        <w:pStyle w:val="ListParagraph"/>
        <w:rPr>
          <w:rFonts w:ascii="Times New Roman" w:hAnsi="Times New Roman" w:cs="Times New Roman"/>
          <w:sz w:val="24"/>
          <w:szCs w:val="24"/>
        </w:rPr>
      </w:pPr>
      <w:r w:rsidRPr="00326FC3">
        <w:rPr>
          <w:rFonts w:ascii="Times New Roman" w:hAnsi="Times New Roman" w:cs="Times New Roman"/>
          <w:sz w:val="24"/>
          <w:szCs w:val="24"/>
        </w:rPr>
        <w:t>The transition rate is different from transition probability. Transition rate is the rate of transition</w:t>
      </w:r>
      <w:r w:rsidR="00184F18" w:rsidRPr="00326FC3">
        <w:rPr>
          <w:rFonts w:ascii="Times New Roman" w:hAnsi="Times New Roman" w:cs="Times New Roman"/>
          <w:sz w:val="24"/>
          <w:szCs w:val="24"/>
        </w:rPr>
        <w:t xml:space="preserve"> from state i to state j at time t. </w:t>
      </w:r>
      <w:r w:rsidRPr="00326FC3">
        <w:rPr>
          <w:rFonts w:ascii="Times New Roman" w:hAnsi="Times New Roman" w:cs="Times New Roman"/>
          <w:sz w:val="24"/>
          <w:szCs w:val="24"/>
        </w:rPr>
        <w:t xml:space="preserve">Transition probability is the </w:t>
      </w:r>
      <w:r w:rsidR="00874F13" w:rsidRPr="00326FC3">
        <w:rPr>
          <w:rFonts w:ascii="Times New Roman" w:hAnsi="Times New Roman" w:cs="Times New Roman"/>
          <w:color w:val="000000" w:themeColor="text1"/>
          <w:sz w:val="24"/>
          <w:szCs w:val="24"/>
          <w:shd w:val="clear" w:color="auto" w:fill="FFFFFF"/>
        </w:rPr>
        <w:t>probability of transition from each state to the following states over a time period</w:t>
      </w:r>
      <w:r w:rsidR="009B562B" w:rsidRPr="00326FC3">
        <w:rPr>
          <w:rFonts w:ascii="Times New Roman" w:hAnsi="Times New Roman" w:cs="Times New Roman"/>
          <w:color w:val="000000" w:themeColor="text1"/>
          <w:sz w:val="24"/>
          <w:szCs w:val="24"/>
          <w:shd w:val="clear" w:color="auto" w:fill="FFFFFF"/>
        </w:rPr>
        <w:t xml:space="preserve">. </w:t>
      </w:r>
    </w:p>
    <w:p w14:paraId="166AC1F6" w14:textId="77777777" w:rsidR="0003212B" w:rsidRPr="00A732D4" w:rsidRDefault="0003212B" w:rsidP="0003212B">
      <w:pPr>
        <w:pStyle w:val="ListParagraph"/>
        <w:spacing w:before="240"/>
        <w:jc w:val="both"/>
        <w:rPr>
          <w:rFonts w:ascii="Times New Roman" w:hAnsi="Times New Roman" w:cs="Times New Roman"/>
          <w:b/>
          <w:bCs/>
          <w:sz w:val="24"/>
          <w:szCs w:val="24"/>
        </w:rPr>
      </w:pPr>
    </w:p>
    <w:p w14:paraId="2CDCDFB2" w14:textId="77777777" w:rsidR="004E5D2F" w:rsidRDefault="004E5D2F" w:rsidP="004E5D2F">
      <w:pPr>
        <w:pStyle w:val="ListParagraph"/>
        <w:numPr>
          <w:ilvl w:val="0"/>
          <w:numId w:val="1"/>
        </w:numPr>
        <w:spacing w:before="240"/>
        <w:jc w:val="both"/>
        <w:rPr>
          <w:rFonts w:ascii="Times New Roman" w:hAnsi="Times New Roman" w:cs="Times New Roman"/>
          <w:b/>
          <w:bCs/>
          <w:sz w:val="24"/>
          <w:szCs w:val="24"/>
        </w:rPr>
      </w:pPr>
      <w:r w:rsidRPr="00A732D4">
        <w:rPr>
          <w:rFonts w:ascii="Times New Roman" w:hAnsi="Times New Roman" w:cs="Times New Roman"/>
          <w:b/>
          <w:bCs/>
          <w:sz w:val="24"/>
          <w:szCs w:val="24"/>
        </w:rPr>
        <w:t>Sec 2.2. Please justify the derivation of the formula P(t). Also the lower case p(t)’s are undefined. Please give their definitions.</w:t>
      </w:r>
    </w:p>
    <w:p w14:paraId="4BB7CF1A" w14:textId="77777777" w:rsidR="0003212B" w:rsidRDefault="0003212B" w:rsidP="0003212B">
      <w:pPr>
        <w:pStyle w:val="ListParagraph"/>
        <w:spacing w:before="240"/>
        <w:jc w:val="both"/>
        <w:rPr>
          <w:rFonts w:ascii="Times New Roman" w:hAnsi="Times New Roman" w:cs="Times New Roman"/>
          <w:b/>
          <w:bCs/>
          <w:sz w:val="24"/>
          <w:szCs w:val="24"/>
        </w:rPr>
      </w:pPr>
    </w:p>
    <w:p w14:paraId="7A6BD37C" w14:textId="4A1E2F7F" w:rsidR="00202418" w:rsidRPr="00F21CFA" w:rsidRDefault="007D4EC9" w:rsidP="0003212B">
      <w:pPr>
        <w:pStyle w:val="ListParagraph"/>
        <w:spacing w:before="240"/>
        <w:jc w:val="both"/>
        <w:rPr>
          <w:rFonts w:ascii="Times New Roman" w:hAnsi="Times New Roman" w:cs="Times New Roman"/>
          <w:sz w:val="24"/>
          <w:szCs w:val="24"/>
        </w:rPr>
      </w:pPr>
      <w:r>
        <w:rPr>
          <w:rFonts w:ascii="Times New Roman" w:hAnsi="Times New Roman" w:cs="Times New Roman"/>
          <w:sz w:val="24"/>
          <w:szCs w:val="24"/>
        </w:rPr>
        <w:t xml:space="preserve">Please see the derivation </w:t>
      </w:r>
      <w:r w:rsidR="0087300F">
        <w:rPr>
          <w:rFonts w:ascii="Times New Roman" w:hAnsi="Times New Roman" w:cs="Times New Roman"/>
          <w:sz w:val="24"/>
          <w:szCs w:val="24"/>
        </w:rPr>
        <w:t xml:space="preserve">and more detailed description </w:t>
      </w:r>
      <w:r w:rsidR="00664C9B">
        <w:rPr>
          <w:rFonts w:ascii="Times New Roman" w:hAnsi="Times New Roman" w:cs="Times New Roman"/>
          <w:sz w:val="24"/>
          <w:szCs w:val="24"/>
        </w:rPr>
        <w:t xml:space="preserve">on page 8. </w:t>
      </w:r>
      <w:r w:rsidR="0087300F">
        <w:rPr>
          <w:rFonts w:ascii="Times New Roman" w:hAnsi="Times New Roman" w:cs="Times New Roman"/>
          <w:iCs/>
          <w:sz w:val="24"/>
          <w:szCs w:val="24"/>
        </w:rPr>
        <w:t>The lower case</w:t>
      </w:r>
      <w:r w:rsidR="0087300F" w:rsidRPr="00163A99">
        <w:rPr>
          <w:rFonts w:ascii="Times New Roman" w:hAnsi="Times New Roman" w:cs="Times New Roman"/>
          <w:iCs/>
          <w:sz w:val="24"/>
          <w:szCs w:val="24"/>
        </w:rPr>
        <w:t xml:space="preserve"> p(t) is the probability </w:t>
      </w:r>
      <w:r w:rsidR="0087300F">
        <w:rPr>
          <w:iCs/>
        </w:rPr>
        <w:t xml:space="preserve">participant </w:t>
      </w:r>
      <w:r w:rsidR="0087300F" w:rsidRPr="00163A99">
        <w:rPr>
          <w:rFonts w:ascii="Times New Roman" w:hAnsi="Times New Roman" w:cs="Times New Roman"/>
          <w:iCs/>
          <w:sz w:val="24"/>
          <w:szCs w:val="24"/>
        </w:rPr>
        <w:t>in a particular state</w:t>
      </w:r>
      <w:r w:rsidR="0087300F">
        <w:rPr>
          <w:rFonts w:ascii="Times New Roman" w:hAnsi="Times New Roman" w:cs="Times New Roman"/>
          <w:iCs/>
          <w:sz w:val="24"/>
          <w:szCs w:val="24"/>
        </w:rPr>
        <w:t xml:space="preserve">. </w:t>
      </w:r>
    </w:p>
    <w:p w14:paraId="2557E8E1" w14:textId="77777777" w:rsidR="0003212B" w:rsidRPr="00A732D4" w:rsidRDefault="0003212B" w:rsidP="0003212B">
      <w:pPr>
        <w:pStyle w:val="ListParagraph"/>
        <w:spacing w:before="240"/>
        <w:jc w:val="both"/>
        <w:rPr>
          <w:rFonts w:ascii="Times New Roman" w:hAnsi="Times New Roman" w:cs="Times New Roman"/>
          <w:b/>
          <w:bCs/>
          <w:sz w:val="24"/>
          <w:szCs w:val="24"/>
        </w:rPr>
      </w:pPr>
    </w:p>
    <w:p w14:paraId="307E810A" w14:textId="77777777" w:rsidR="004E5D2F" w:rsidRDefault="004E5D2F" w:rsidP="004E5D2F">
      <w:pPr>
        <w:pStyle w:val="ListParagraph"/>
        <w:numPr>
          <w:ilvl w:val="0"/>
          <w:numId w:val="1"/>
        </w:numPr>
        <w:spacing w:before="240"/>
        <w:jc w:val="both"/>
        <w:rPr>
          <w:rFonts w:ascii="Times New Roman" w:hAnsi="Times New Roman" w:cs="Times New Roman"/>
          <w:b/>
          <w:bCs/>
          <w:sz w:val="24"/>
          <w:szCs w:val="24"/>
        </w:rPr>
      </w:pPr>
      <w:r w:rsidRPr="00A732D4">
        <w:rPr>
          <w:rFonts w:ascii="Times New Roman" w:hAnsi="Times New Roman" w:cs="Times New Roman"/>
          <w:b/>
          <w:bCs/>
          <w:sz w:val="24"/>
          <w:szCs w:val="24"/>
        </w:rPr>
        <w:t>Sec 2.3. Please justify the formula of TP(k</w:t>
      </w:r>
      <w:r w:rsidRPr="00A732D4">
        <w:rPr>
          <w:rFonts w:ascii="Times New Roman" w:hAnsi="Times New Roman" w:cs="Times New Roman"/>
          <w:b/>
          <w:bCs/>
          <w:sz w:val="24"/>
          <w:szCs w:val="24"/>
          <w:vertAlign w:val="subscript"/>
        </w:rPr>
        <w:t>1</w:t>
      </w:r>
      <w:r w:rsidRPr="00A732D4">
        <w:rPr>
          <w:rFonts w:ascii="Times New Roman" w:hAnsi="Times New Roman" w:cs="Times New Roman"/>
          <w:b/>
          <w:bCs/>
          <w:sz w:val="24"/>
          <w:szCs w:val="24"/>
        </w:rPr>
        <w:t>, k</w:t>
      </w:r>
      <w:r w:rsidRPr="00A732D4">
        <w:rPr>
          <w:rFonts w:ascii="Times New Roman" w:hAnsi="Times New Roman" w:cs="Times New Roman"/>
          <w:b/>
          <w:bCs/>
          <w:sz w:val="24"/>
          <w:szCs w:val="24"/>
          <w:vertAlign w:val="subscript"/>
        </w:rPr>
        <w:t>2</w:t>
      </w:r>
      <w:r w:rsidRPr="00A732D4">
        <w:rPr>
          <w:rFonts w:ascii="Times New Roman" w:hAnsi="Times New Roman" w:cs="Times New Roman"/>
          <w:b/>
          <w:bCs/>
          <w:sz w:val="24"/>
          <w:szCs w:val="24"/>
        </w:rPr>
        <w:t>).</w:t>
      </w:r>
    </w:p>
    <w:p w14:paraId="7C5EA88F" w14:textId="77777777" w:rsidR="0003212B" w:rsidRDefault="0003212B" w:rsidP="0003212B">
      <w:pPr>
        <w:pStyle w:val="ListParagraph"/>
        <w:rPr>
          <w:rFonts w:ascii="Times New Roman" w:hAnsi="Times New Roman" w:cs="Times New Roman"/>
          <w:b/>
          <w:bCs/>
          <w:sz w:val="24"/>
          <w:szCs w:val="24"/>
        </w:rPr>
      </w:pPr>
    </w:p>
    <w:p w14:paraId="4F0972B4" w14:textId="6A69CC39" w:rsidR="005347BD" w:rsidRPr="00326FC3" w:rsidRDefault="005347BD" w:rsidP="00C14D16">
      <w:pPr>
        <w:pStyle w:val="ListParagraph"/>
        <w:rPr>
          <w:rFonts w:ascii="Times New Roman" w:hAnsi="Times New Roman" w:cs="Times New Roman"/>
          <w:sz w:val="24"/>
          <w:szCs w:val="24"/>
        </w:rPr>
      </w:pPr>
      <w:r w:rsidRPr="00326FC3">
        <w:rPr>
          <w:rFonts w:ascii="Times New Roman" w:hAnsi="Times New Roman" w:cs="Times New Roman"/>
          <w:sz w:val="24"/>
          <w:szCs w:val="24"/>
        </w:rPr>
        <w:t xml:space="preserve">Please see our justification on page </w:t>
      </w:r>
      <w:r w:rsidR="00C14D16" w:rsidRPr="00326FC3">
        <w:rPr>
          <w:rFonts w:ascii="Times New Roman" w:hAnsi="Times New Roman" w:cs="Times New Roman"/>
          <w:sz w:val="24"/>
          <w:szCs w:val="24"/>
        </w:rPr>
        <w:t xml:space="preserve">8. </w:t>
      </w:r>
      <w:r w:rsidRPr="00326FC3">
        <w:rPr>
          <w:rFonts w:ascii="Times New Roman" w:hAnsi="Times New Roman" w:cs="Times New Roman"/>
          <w:b/>
          <w:bCs/>
          <w:sz w:val="24"/>
          <w:szCs w:val="24"/>
        </w:rPr>
        <w:t>“</w:t>
      </w:r>
      <w:r w:rsidRPr="00326FC3">
        <w:rPr>
          <w:rFonts w:ascii="Times New Roman" w:hAnsi="Times New Roman" w:cs="Times New Roman"/>
          <w:color w:val="000000" w:themeColor="text1"/>
          <w:sz w:val="24"/>
          <w:szCs w:val="24"/>
        </w:rPr>
        <w:t xml:space="preserve">One advantage of converting a non-Markov to Markov process is that A-J estimator can be directly used to estimate transition probability based on transition rates (i.e., the A-J estimators are systematically biased if directly used in a non-Markov process). </w:t>
      </w:r>
      <w:r w:rsidRPr="00326FC3">
        <w:rPr>
          <w:rFonts w:ascii="Times New Roman" w:hAnsi="Times New Roman" w:cs="Times New Roman"/>
          <w:sz w:val="24"/>
          <w:szCs w:val="24"/>
        </w:rPr>
        <w:t xml:space="preserve">Specifically, at the start of </w:t>
      </w:r>
      <m:oMath>
        <m:r>
          <m:rPr>
            <m:sty m:val="p"/>
          </m:rPr>
          <w:rPr>
            <w:rFonts w:ascii="Cambria Math" w:hAnsi="Cambria Math" w:cs="Times New Roman"/>
            <w:sz w:val="24"/>
            <w:szCs w:val="24"/>
          </w:rPr>
          <m:t>k</m:t>
        </m:r>
        <m:r>
          <m:rPr>
            <m:sty m:val="p"/>
          </m:rPr>
          <w:rPr>
            <w:rFonts w:ascii="Cambria Math" w:hAnsi="Cambria Math" w:cs="Times New Roman"/>
            <w:sz w:val="24"/>
            <w:szCs w:val="24"/>
            <w:vertAlign w:val="subscript"/>
          </w:rPr>
          <m:t>1</m:t>
        </m:r>
      </m:oMath>
      <w:r w:rsidRPr="00326FC3">
        <w:rPr>
          <w:rFonts w:ascii="Times New Roman" w:hAnsi="Times New Roman" w:cs="Times New Roman"/>
          <w:sz w:val="24"/>
          <w:szCs w:val="24"/>
        </w:rPr>
        <w:t>, TP</w:t>
      </w:r>
      <m:oMath>
        <m:d>
          <m:dPr>
            <m:ctrlPr>
              <w:ins w:id="11" w:author="Ding, Ming" w:date="2024-08-08T23:01:00Z">
                <w:rPr>
                  <w:rFonts w:ascii="Cambria Math" w:hAnsi="Cambria Math" w:cs="Times New Roman"/>
                  <w:bCs/>
                  <w:sz w:val="24"/>
                  <w:szCs w:val="24"/>
                </w:rPr>
              </w:ins>
            </m:ctrlPr>
          </m:dPr>
          <m:e>
            <m:r>
              <m:rPr>
                <m:sty m:val="p"/>
              </m:rPr>
              <w:rPr>
                <w:rFonts w:ascii="Cambria Math" w:hAnsi="Cambria Math" w:cs="Times New Roman"/>
                <w:sz w:val="24"/>
                <w:szCs w:val="24"/>
              </w:rPr>
              <m:t>t=k1</m:t>
            </m:r>
          </m:e>
        </m:d>
      </m:oMath>
      <w:r w:rsidRPr="00326FC3">
        <w:rPr>
          <w:rFonts w:ascii="Times New Roman" w:hAnsi="Times New Roman" w:cs="Times New Roman"/>
          <w:sz w:val="24"/>
          <w:szCs w:val="24"/>
        </w:rPr>
        <w:t>=</w:t>
      </w:r>
      <m:oMath>
        <m:sSub>
          <m:sSubPr>
            <m:ctrlPr>
              <w:ins w:id="12" w:author="Ding, Ming" w:date="2024-08-08T23:01:00Z">
                <w:rPr>
                  <w:rFonts w:ascii="Cambria Math" w:hAnsi="Cambria Math" w:cs="Times New Roman"/>
                  <w:sz w:val="24"/>
                  <w:szCs w:val="24"/>
                </w:rPr>
              </w:ins>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9</m:t>
            </m:r>
          </m:sub>
        </m:sSub>
      </m:oMath>
      <w:r w:rsidRPr="00326FC3">
        <w:rPr>
          <w:rFonts w:ascii="Times New Roman" w:hAnsi="Times New Roman" w:cs="Times New Roman"/>
          <w:sz w:val="24"/>
          <w:szCs w:val="24"/>
        </w:rPr>
        <w:t xml:space="preserve">, which assumes the probability starting from each state is 1, and at the end of </w:t>
      </w:r>
      <m:oMath>
        <m:r>
          <m:rPr>
            <m:sty m:val="p"/>
          </m:rPr>
          <w:rPr>
            <w:rFonts w:ascii="Cambria Math" w:hAnsi="Cambria Math" w:cs="Times New Roman"/>
            <w:sz w:val="24"/>
            <w:szCs w:val="24"/>
          </w:rPr>
          <m:t>k</m:t>
        </m:r>
        <m:r>
          <m:rPr>
            <m:sty m:val="p"/>
          </m:rPr>
          <w:rPr>
            <w:rFonts w:ascii="Cambria Math" w:hAnsi="Cambria Math" w:cs="Times New Roman"/>
            <w:sz w:val="24"/>
            <w:szCs w:val="24"/>
            <w:vertAlign w:val="subscript"/>
          </w:rPr>
          <m:t>1</m:t>
        </m:r>
      </m:oMath>
      <w:r w:rsidRPr="00326FC3">
        <w:rPr>
          <w:rFonts w:ascii="Times New Roman" w:hAnsi="Times New Roman" w:cs="Times New Roman"/>
          <w:sz w:val="24"/>
          <w:szCs w:val="24"/>
        </w:rPr>
        <w:t xml:space="preserve">, </w:t>
      </w:r>
      <m:oMath>
        <m:r>
          <m:rPr>
            <m:sty m:val="b"/>
          </m:rPr>
          <w:rPr>
            <w:rFonts w:ascii="Cambria Math" w:hAnsi="Cambria Math" w:cs="Times New Roman"/>
            <w:sz w:val="24"/>
            <w:szCs w:val="24"/>
          </w:rPr>
          <m:t>TP</m:t>
        </m:r>
        <m:d>
          <m:dPr>
            <m:ctrlPr>
              <w:ins w:id="13" w:author="Ding, Ming" w:date="2024-08-08T23:01:00Z">
                <w:rPr>
                  <w:rFonts w:ascii="Cambria Math" w:hAnsi="Cambria Math" w:cs="Times New Roman"/>
                  <w:sz w:val="24"/>
                  <w:szCs w:val="24"/>
                </w:rPr>
              </w:ins>
            </m:ctrlPr>
          </m:dPr>
          <m:e>
            <m:r>
              <m:rPr>
                <m:sty m:val="p"/>
              </m:rPr>
              <w:rPr>
                <w:rFonts w:ascii="Cambria Math" w:hAnsi="Cambria Math" w:cs="Times New Roman"/>
                <w:sz w:val="24"/>
                <w:szCs w:val="24"/>
              </w:rPr>
              <m:t>k1, k1</m:t>
            </m:r>
            <m:r>
              <m:rPr>
                <m:sty m:val="p"/>
              </m:rPr>
              <w:rPr>
                <w:rFonts w:ascii="Cambria Math" w:hAnsi="Cambria Math" w:cs="Times New Roman"/>
                <w:sz w:val="24"/>
                <w:szCs w:val="24"/>
                <w:vertAlign w:val="subscript"/>
              </w:rPr>
              <m:t>+1</m:t>
            </m:r>
          </m:e>
        </m:d>
        <m:r>
          <m:rPr>
            <m:sty m:val="p"/>
          </m:rPr>
          <w:rPr>
            <w:rFonts w:ascii="Cambria Math" w:hAnsi="Cambria Math" w:cs="Times New Roman"/>
            <w:sz w:val="24"/>
            <w:szCs w:val="24"/>
          </w:rPr>
          <m:t>=</m:t>
        </m:r>
        <m:sSub>
          <m:sSubPr>
            <m:ctrlPr>
              <w:ins w:id="14" w:author="Ding, Ming" w:date="2024-08-08T23:01:00Z">
                <w:rPr>
                  <w:rFonts w:ascii="Cambria Math" w:hAnsi="Cambria Math" w:cs="Times New Roman"/>
                  <w:sz w:val="24"/>
                  <w:szCs w:val="24"/>
                </w:rPr>
              </w:ins>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9</m:t>
            </m:r>
          </m:sub>
        </m:sSub>
        <m:r>
          <m:rPr>
            <m:sty m:val="p"/>
          </m:rPr>
          <w:rPr>
            <w:rFonts w:ascii="Cambria Math" w:hAnsi="Cambria Math" w:cs="Times New Roman"/>
            <w:sz w:val="24"/>
            <w:szCs w:val="24"/>
          </w:rPr>
          <m:t>+Q</m:t>
        </m:r>
        <m:d>
          <m:dPr>
            <m:ctrlPr>
              <w:ins w:id="15" w:author="Ding, Ming" w:date="2024-08-08T23:01:00Z">
                <w:rPr>
                  <w:rFonts w:ascii="Cambria Math" w:hAnsi="Cambria Math" w:cs="Times New Roman"/>
                  <w:bCs/>
                  <w:sz w:val="24"/>
                  <w:szCs w:val="24"/>
                </w:rPr>
              </w:ins>
            </m:ctrlPr>
          </m:dPr>
          <m:e>
            <m:r>
              <m:rPr>
                <m:sty m:val="p"/>
              </m:rPr>
              <w:rPr>
                <w:rFonts w:ascii="Cambria Math" w:hAnsi="Cambria Math" w:cs="Times New Roman"/>
                <w:sz w:val="24"/>
                <w:szCs w:val="24"/>
              </w:rPr>
              <m:t>t=k1</m:t>
            </m:r>
          </m:e>
        </m:d>
      </m:oMath>
      <w:r w:rsidRPr="00326FC3">
        <w:rPr>
          <w:rFonts w:ascii="Times New Roman" w:hAnsi="Times New Roman" w:cs="Times New Roman"/>
          <w:color w:val="000000" w:themeColor="text1"/>
          <w:sz w:val="24"/>
          <w:szCs w:val="24"/>
          <w:shd w:val="clear" w:color="auto" w:fill="FFFFFF"/>
        </w:rPr>
        <w:t xml:space="preserve">. From </w:t>
      </w:r>
      <m:oMath>
        <m:r>
          <m:rPr>
            <m:sty m:val="p"/>
          </m:rPr>
          <w:rPr>
            <w:rFonts w:ascii="Cambria Math" w:hAnsi="Cambria Math" w:cs="Times New Roman"/>
            <w:sz w:val="24"/>
            <w:szCs w:val="24"/>
          </w:rPr>
          <m:t>k1</m:t>
        </m:r>
      </m:oMath>
      <w:r w:rsidRPr="00326FC3">
        <w:rPr>
          <w:rFonts w:ascii="Times New Roman" w:hAnsi="Times New Roman" w:cs="Times New Roman"/>
          <w:bCs/>
          <w:sz w:val="24"/>
          <w:szCs w:val="24"/>
        </w:rPr>
        <w:t xml:space="preserve"> </w:t>
      </w:r>
      <w:r w:rsidRPr="00326FC3">
        <w:rPr>
          <w:rFonts w:ascii="Times New Roman" w:hAnsi="Times New Roman" w:cs="Times New Roman"/>
          <w:sz w:val="24"/>
          <w:szCs w:val="24"/>
        </w:rPr>
        <w:t xml:space="preserve">to </w:t>
      </w:r>
      <m:oMath>
        <m:r>
          <m:rPr>
            <m:sty m:val="p"/>
          </m:rPr>
          <w:rPr>
            <w:rFonts w:ascii="Cambria Math" w:hAnsi="Cambria Math" w:cs="Times New Roman"/>
            <w:sz w:val="24"/>
            <w:szCs w:val="24"/>
          </w:rPr>
          <m:t>k2</m:t>
        </m:r>
      </m:oMath>
      <w:r w:rsidRPr="00326FC3">
        <w:rPr>
          <w:rFonts w:ascii="Times New Roman" w:hAnsi="Times New Roman" w:cs="Times New Roman"/>
          <w:color w:val="000000" w:themeColor="text1"/>
          <w:sz w:val="24"/>
          <w:szCs w:val="24"/>
          <w:shd w:val="clear" w:color="auto" w:fill="FFFFFF"/>
        </w:rPr>
        <w:t xml:space="preserve">, </w:t>
      </w:r>
      <m:oMath>
        <m:r>
          <m:rPr>
            <m:sty m:val="b"/>
          </m:rPr>
          <w:rPr>
            <w:rFonts w:ascii="Cambria Math" w:hAnsi="Cambria Math" w:cs="Times New Roman"/>
            <w:sz w:val="24"/>
            <w:szCs w:val="24"/>
          </w:rPr>
          <m:t>TP</m:t>
        </m:r>
        <m:r>
          <m:rPr>
            <m:sty m:val="p"/>
          </m:rPr>
          <w:rPr>
            <w:rFonts w:ascii="Cambria Math" w:hAnsi="Cambria Math" w:cs="Times New Roman"/>
            <w:sz w:val="24"/>
            <w:szCs w:val="24"/>
          </w:rPr>
          <m:t>(</m:t>
        </m:r>
        <m:sSub>
          <m:sSubPr>
            <m:ctrlPr>
              <w:ins w:id="16" w:author="Ding, Ming" w:date="2024-08-08T23:01:00Z">
                <w:rPr>
                  <w:rFonts w:ascii="Cambria Math" w:hAnsi="Cambria Math" w:cs="Times New Roman"/>
                  <w:iCs/>
                  <w:sz w:val="24"/>
                  <w:szCs w:val="24"/>
                </w:rPr>
              </w:ins>
            </m:ctrlPr>
          </m:sSubPr>
          <m:e>
            <m:r>
              <m:rPr>
                <m:sty m:val="p"/>
              </m:rPr>
              <w:rPr>
                <w:rFonts w:ascii="Cambria Math" w:hAnsi="Cambria Math" w:cs="Times New Roman"/>
                <w:sz w:val="24"/>
                <w:szCs w:val="24"/>
              </w:rPr>
              <m:t>k</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ins w:id="17" w:author="Ding, Ming" w:date="2024-08-08T23:01:00Z">
                <w:rPr>
                  <w:rFonts w:ascii="Cambria Math" w:hAnsi="Cambria Math" w:cs="Times New Roman"/>
                  <w:iCs/>
                  <w:sz w:val="24"/>
                  <w:szCs w:val="24"/>
                </w:rPr>
              </w:ins>
            </m:ctrlPr>
          </m:sSubPr>
          <m:e>
            <m:r>
              <m:rPr>
                <m:sty m:val="p"/>
              </m:rPr>
              <w:rPr>
                <w:rFonts w:ascii="Cambria Math" w:hAnsi="Cambria Math" w:cs="Times New Roman"/>
                <w:sz w:val="24"/>
                <w:szCs w:val="24"/>
              </w:rPr>
              <m:t>k</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oMath>
      <w:r w:rsidRPr="00326FC3">
        <w:rPr>
          <w:rFonts w:ascii="Times New Roman" w:hAnsi="Times New Roman" w:cs="Times New Roman"/>
          <w:iCs/>
          <w:sz w:val="24"/>
          <w:szCs w:val="24"/>
        </w:rPr>
        <w:t xml:space="preserve">= </w:t>
      </w:r>
      <m:oMath>
        <m:nary>
          <m:naryPr>
            <m:chr m:val="∏"/>
            <m:limLoc m:val="undOvr"/>
            <m:ctrlPr>
              <w:ins w:id="18" w:author="Ding, Ming" w:date="2024-08-08T23:01:00Z">
                <w:rPr>
                  <w:rFonts w:ascii="Cambria Math" w:hAnsi="Cambria Math" w:cs="Times New Roman"/>
                  <w:iCs/>
                  <w:sz w:val="24"/>
                  <w:szCs w:val="24"/>
                </w:rPr>
              </w:ins>
            </m:ctrlPr>
          </m:naryPr>
          <m:sub>
            <m:r>
              <m:rPr>
                <m:sty m:val="p"/>
              </m:rPr>
              <w:rPr>
                <w:rFonts w:ascii="Cambria Math" w:hAnsi="Cambria Math" w:cs="Times New Roman"/>
                <w:sz w:val="24"/>
                <w:szCs w:val="24"/>
              </w:rPr>
              <m:t>t=k1</m:t>
            </m:r>
          </m:sub>
          <m:sup>
            <m:r>
              <m:rPr>
                <m:sty m:val="p"/>
              </m:rPr>
              <w:rPr>
                <w:rFonts w:ascii="Cambria Math" w:hAnsi="Cambria Math" w:cs="Times New Roman"/>
                <w:sz w:val="24"/>
                <w:szCs w:val="24"/>
              </w:rPr>
              <m:t>t=k2</m:t>
            </m:r>
          </m:sup>
          <m:e>
            <m:r>
              <m:rPr>
                <m:sty m:val="p"/>
              </m:rPr>
              <w:rPr>
                <w:rFonts w:ascii="Cambria Math" w:hAnsi="Cambria Math" w:cs="Times New Roman"/>
                <w:sz w:val="24"/>
                <w:szCs w:val="24"/>
              </w:rPr>
              <m:t>(</m:t>
            </m:r>
            <m:sSub>
              <m:sSubPr>
                <m:ctrlPr>
                  <w:ins w:id="19" w:author="Ding, Ming" w:date="2024-08-08T23:01:00Z">
                    <w:rPr>
                      <w:rFonts w:ascii="Cambria Math" w:hAnsi="Cambria Math" w:cs="Times New Roman"/>
                      <w:sz w:val="24"/>
                      <w:szCs w:val="24"/>
                    </w:rPr>
                  </w:ins>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9</m:t>
                </m:r>
              </m:sub>
            </m:sSub>
            <m:r>
              <m:rPr>
                <m:sty m:val="p"/>
              </m:rPr>
              <w:rPr>
                <w:rFonts w:ascii="Cambria Math" w:hAnsi="Cambria Math" w:cs="Times New Roman"/>
                <w:sz w:val="24"/>
                <w:szCs w:val="24"/>
              </w:rPr>
              <m:t>+</m:t>
            </m:r>
            <m:r>
              <m:rPr>
                <m:sty m:val="b"/>
              </m:rPr>
              <w:rPr>
                <w:rFonts w:ascii="Cambria Math" w:hAnsi="Cambria Math" w:cs="Times New Roman"/>
                <w:sz w:val="24"/>
                <w:szCs w:val="24"/>
              </w:rPr>
              <m:t>Q</m:t>
            </m:r>
            <m:r>
              <m:rPr>
                <m:sty m:val="p"/>
              </m:rPr>
              <w:rPr>
                <w:rFonts w:ascii="Cambria Math" w:hAnsi="Cambria Math" w:cs="Times New Roman"/>
                <w:sz w:val="24"/>
                <w:szCs w:val="24"/>
              </w:rPr>
              <m:t>(t)</m:t>
            </m:r>
          </m:e>
        </m:nary>
        <m:r>
          <m:rPr>
            <m:sty m:val="p"/>
          </m:rPr>
          <w:rPr>
            <w:rFonts w:ascii="Cambria Math" w:hAnsi="Cambria Math" w:cs="Times New Roman"/>
            <w:sz w:val="24"/>
            <w:szCs w:val="24"/>
          </w:rPr>
          <m:t>)</m:t>
        </m:r>
      </m:oMath>
      <w:r w:rsidRPr="00326FC3">
        <w:rPr>
          <w:rFonts w:ascii="Times New Roman" w:hAnsi="Times New Roman" w:cs="Times New Roman"/>
          <w:color w:val="000000" w:themeColor="text1"/>
          <w:sz w:val="24"/>
          <w:szCs w:val="24"/>
        </w:rPr>
        <w:t xml:space="preserve">, </w:t>
      </w:r>
      <w:r w:rsidRPr="00326FC3">
        <w:rPr>
          <w:rFonts w:ascii="Times New Roman" w:hAnsi="Times New Roman" w:cs="Times New Roman"/>
          <w:color w:val="000000" w:themeColor="text1"/>
          <w:sz w:val="24"/>
          <w:szCs w:val="24"/>
          <w:shd w:val="clear" w:color="auto" w:fill="FFFFFF"/>
        </w:rPr>
        <w:t xml:space="preserve">where </w:t>
      </w:r>
      <m:oMath>
        <m:r>
          <m:rPr>
            <m:sty m:val="b"/>
          </m:rPr>
          <w:rPr>
            <w:rFonts w:ascii="Cambria Math" w:hAnsi="Cambria Math" w:cs="Times New Roman"/>
            <w:sz w:val="24"/>
            <w:szCs w:val="24"/>
          </w:rPr>
          <m:t>TP</m:t>
        </m:r>
        <m:d>
          <m:dPr>
            <m:ctrlPr>
              <w:ins w:id="20" w:author="Ding, Ming" w:date="2024-08-08T23:01:00Z">
                <w:rPr>
                  <w:rFonts w:ascii="Cambria Math" w:hAnsi="Cambria Math" w:cs="Times New Roman"/>
                  <w:sz w:val="24"/>
                  <w:szCs w:val="24"/>
                </w:rPr>
              </w:ins>
            </m:ctrlPr>
          </m:dPr>
          <m:e>
            <m:r>
              <m:rPr>
                <m:sty m:val="p"/>
              </m:rPr>
              <w:rPr>
                <w:rFonts w:ascii="Cambria Math" w:hAnsi="Cambria Math" w:cs="Times New Roman"/>
                <w:sz w:val="24"/>
                <w:szCs w:val="24"/>
              </w:rPr>
              <m:t>k1, k2</m:t>
            </m:r>
          </m:e>
        </m:d>
      </m:oMath>
      <w:r w:rsidRPr="00326FC3">
        <w:rPr>
          <w:rFonts w:ascii="Times New Roman" w:hAnsi="Times New Roman" w:cs="Times New Roman"/>
          <w:color w:val="000000" w:themeColor="text1"/>
          <w:sz w:val="24"/>
          <w:szCs w:val="24"/>
          <w:shd w:val="clear" w:color="auto" w:fill="FFFFFF"/>
        </w:rPr>
        <w:t xml:space="preserve">[i,j] describes the proportion of participants transited from the state in row i to the state in column j. </w:t>
      </w:r>
      <w:r w:rsidRPr="00326FC3">
        <w:rPr>
          <w:rFonts w:ascii="Times New Roman" w:hAnsi="Times New Roman" w:cs="Times New Roman"/>
          <w:bCs/>
          <w:color w:val="000000" w:themeColor="text1"/>
          <w:sz w:val="24"/>
          <w:szCs w:val="24"/>
        </w:rPr>
        <w:t xml:space="preserve">The sum of each row of matrix </w:t>
      </w:r>
      <w:r w:rsidRPr="00326FC3">
        <w:rPr>
          <w:rFonts w:ascii="Times New Roman" w:hAnsi="Times New Roman" w:cs="Times New Roman"/>
          <w:b/>
          <w:bCs/>
          <w:sz w:val="24"/>
          <w:szCs w:val="24"/>
        </w:rPr>
        <w:t>TP</w:t>
      </w:r>
      <w:r w:rsidRPr="00326FC3" w:rsidDel="00C240BD">
        <w:rPr>
          <w:rFonts w:ascii="Times New Roman" w:hAnsi="Times New Roman" w:cs="Times New Roman"/>
          <w:sz w:val="24"/>
          <w:szCs w:val="24"/>
        </w:rPr>
        <w:t xml:space="preserve"> </w:t>
      </w:r>
      <w:r w:rsidRPr="00326FC3">
        <w:rPr>
          <w:rFonts w:ascii="Times New Roman" w:hAnsi="Times New Roman" w:cs="Times New Roman"/>
          <w:sz w:val="24"/>
          <w:szCs w:val="24"/>
        </w:rPr>
        <w:t>is 1.</w:t>
      </w:r>
      <w:r w:rsidRPr="00326FC3">
        <w:rPr>
          <w:rFonts w:ascii="Times New Roman" w:hAnsi="Times New Roman" w:cs="Times New Roman"/>
          <w:b/>
          <w:bCs/>
          <w:sz w:val="24"/>
          <w:szCs w:val="24"/>
        </w:rPr>
        <w:t>”</w:t>
      </w:r>
    </w:p>
    <w:p w14:paraId="0380B9A5" w14:textId="77777777" w:rsidR="0003212B" w:rsidRPr="00A732D4" w:rsidRDefault="0003212B" w:rsidP="0003212B">
      <w:pPr>
        <w:pStyle w:val="ListParagraph"/>
        <w:spacing w:before="240"/>
        <w:jc w:val="both"/>
        <w:rPr>
          <w:rFonts w:ascii="Times New Roman" w:hAnsi="Times New Roman" w:cs="Times New Roman"/>
          <w:b/>
          <w:bCs/>
          <w:sz w:val="24"/>
          <w:szCs w:val="24"/>
        </w:rPr>
      </w:pPr>
    </w:p>
    <w:p w14:paraId="00291A27" w14:textId="77777777" w:rsidR="004E5D2F" w:rsidRDefault="004E5D2F" w:rsidP="004E5D2F">
      <w:pPr>
        <w:pStyle w:val="ListParagraph"/>
        <w:numPr>
          <w:ilvl w:val="0"/>
          <w:numId w:val="1"/>
        </w:numPr>
        <w:spacing w:before="240"/>
        <w:jc w:val="both"/>
        <w:rPr>
          <w:rFonts w:ascii="Times New Roman" w:hAnsi="Times New Roman" w:cs="Times New Roman"/>
          <w:b/>
          <w:bCs/>
          <w:sz w:val="24"/>
          <w:szCs w:val="24"/>
        </w:rPr>
      </w:pPr>
      <w:r w:rsidRPr="00A732D4">
        <w:rPr>
          <w:rFonts w:ascii="Times New Roman" w:hAnsi="Times New Roman" w:cs="Times New Roman"/>
          <w:b/>
          <w:bCs/>
          <w:sz w:val="24"/>
          <w:szCs w:val="24"/>
        </w:rPr>
        <w:t>Sec 3 2</w:t>
      </w:r>
      <w:r w:rsidRPr="00A732D4">
        <w:rPr>
          <w:rFonts w:ascii="Times New Roman" w:hAnsi="Times New Roman" w:cs="Times New Roman"/>
          <w:b/>
          <w:bCs/>
          <w:sz w:val="24"/>
          <w:szCs w:val="24"/>
          <w:vertAlign w:val="superscript"/>
        </w:rPr>
        <w:t>nd</w:t>
      </w:r>
      <w:r w:rsidRPr="00A732D4">
        <w:rPr>
          <w:rFonts w:ascii="Times New Roman" w:hAnsi="Times New Roman" w:cs="Times New Roman"/>
          <w:b/>
          <w:bCs/>
          <w:sz w:val="24"/>
          <w:szCs w:val="24"/>
        </w:rPr>
        <w:t xml:space="preserve"> paragraph. Please write out the specific models 3-4 used.</w:t>
      </w:r>
    </w:p>
    <w:p w14:paraId="3303A9E8" w14:textId="1580D09A" w:rsidR="0003212B" w:rsidRDefault="0003212B" w:rsidP="0003212B">
      <w:pPr>
        <w:pStyle w:val="ListParagraph"/>
        <w:spacing w:before="240"/>
        <w:jc w:val="both"/>
        <w:rPr>
          <w:rFonts w:ascii="Times New Roman" w:hAnsi="Times New Roman" w:cs="Times New Roman"/>
          <w:b/>
          <w:bCs/>
          <w:sz w:val="24"/>
          <w:szCs w:val="24"/>
        </w:rPr>
      </w:pPr>
    </w:p>
    <w:p w14:paraId="75397ACC" w14:textId="3FC562BC" w:rsidR="00293474" w:rsidRPr="00293474" w:rsidRDefault="00293474" w:rsidP="0003212B">
      <w:pPr>
        <w:pStyle w:val="ListParagraph"/>
        <w:spacing w:before="240"/>
        <w:jc w:val="both"/>
        <w:rPr>
          <w:rFonts w:ascii="Times New Roman" w:hAnsi="Times New Roman" w:cs="Times New Roman"/>
          <w:sz w:val="24"/>
          <w:szCs w:val="24"/>
        </w:rPr>
      </w:pPr>
      <w:r>
        <w:rPr>
          <w:rFonts w:ascii="Times New Roman" w:hAnsi="Times New Roman" w:cs="Times New Roman"/>
          <w:sz w:val="24"/>
          <w:szCs w:val="24"/>
        </w:rPr>
        <w:t xml:space="preserve">We have </w:t>
      </w:r>
      <w:r w:rsidR="00F820F2">
        <w:rPr>
          <w:rFonts w:ascii="Times New Roman" w:hAnsi="Times New Roman" w:cs="Times New Roman"/>
          <w:sz w:val="24"/>
          <w:szCs w:val="24"/>
        </w:rPr>
        <w:t>write out</w:t>
      </w:r>
      <w:r>
        <w:rPr>
          <w:rFonts w:ascii="Times New Roman" w:hAnsi="Times New Roman" w:cs="Times New Roman"/>
          <w:sz w:val="24"/>
          <w:szCs w:val="24"/>
        </w:rPr>
        <w:t xml:space="preserve"> the models </w:t>
      </w:r>
      <w:r w:rsidR="00F820F2">
        <w:rPr>
          <w:rFonts w:ascii="Times New Roman" w:hAnsi="Times New Roman" w:cs="Times New Roman"/>
          <w:sz w:val="24"/>
          <w:szCs w:val="24"/>
        </w:rPr>
        <w:t xml:space="preserve">on </w:t>
      </w:r>
      <w:r>
        <w:rPr>
          <w:rFonts w:ascii="Times New Roman" w:hAnsi="Times New Roman" w:cs="Times New Roman"/>
          <w:sz w:val="24"/>
          <w:szCs w:val="24"/>
        </w:rPr>
        <w:t>page</w:t>
      </w:r>
      <w:r w:rsidR="00251E43">
        <w:rPr>
          <w:rFonts w:ascii="Times New Roman" w:hAnsi="Times New Roman" w:cs="Times New Roman"/>
          <w:sz w:val="24"/>
          <w:szCs w:val="24"/>
        </w:rPr>
        <w:t xml:space="preserve"> 10.</w:t>
      </w:r>
    </w:p>
    <w:p w14:paraId="646E19D4" w14:textId="77777777" w:rsidR="0003212B" w:rsidRPr="00293474" w:rsidRDefault="0003212B" w:rsidP="00293474">
      <w:pPr>
        <w:spacing w:before="240"/>
        <w:jc w:val="both"/>
        <w:rPr>
          <w:rFonts w:ascii="Times New Roman" w:hAnsi="Times New Roman" w:cs="Times New Roman"/>
          <w:b/>
          <w:bCs/>
        </w:rPr>
      </w:pPr>
    </w:p>
    <w:p w14:paraId="2FB46AA5" w14:textId="6499BDBB" w:rsidR="00EC5EC3" w:rsidRPr="00293474" w:rsidRDefault="004E5D2F" w:rsidP="00293474">
      <w:pPr>
        <w:pStyle w:val="ListParagraph"/>
        <w:numPr>
          <w:ilvl w:val="0"/>
          <w:numId w:val="1"/>
        </w:numPr>
        <w:spacing w:before="240"/>
        <w:jc w:val="both"/>
        <w:rPr>
          <w:rFonts w:ascii="Times New Roman" w:hAnsi="Times New Roman" w:cs="Times New Roman"/>
          <w:b/>
          <w:bCs/>
          <w:sz w:val="24"/>
          <w:szCs w:val="24"/>
        </w:rPr>
      </w:pPr>
      <w:r w:rsidRPr="00A732D4">
        <w:rPr>
          <w:rFonts w:ascii="Times New Roman" w:hAnsi="Times New Roman" w:cs="Times New Roman"/>
          <w:b/>
          <w:bCs/>
          <w:sz w:val="24"/>
          <w:szCs w:val="24"/>
        </w:rPr>
        <w:t>Sec 3.2. In Table 1, the 95%CI coverage probabilities are not good. Under the Weibull distribution, the coverage probabilities (52% and 59%) are far from the nominal level 95%. This indicates that the proposed method is not good enough.</w:t>
      </w:r>
    </w:p>
    <w:p w14:paraId="6932C1D3" w14:textId="77777777" w:rsidR="00014FDC" w:rsidRDefault="00DA2529" w:rsidP="00DA2529">
      <w:pPr>
        <w:spacing w:before="240"/>
        <w:jc w:val="both"/>
        <w:rPr>
          <w:rFonts w:ascii="Times New Roman" w:hAnsi="Times New Roman" w:cs="Times New Roman"/>
        </w:rPr>
      </w:pPr>
      <w:r w:rsidRPr="005D40EB">
        <w:rPr>
          <w:rFonts w:ascii="Times New Roman" w:hAnsi="Times New Roman" w:cs="Times New Roman"/>
        </w:rPr>
        <w:t xml:space="preserve">This is a great question. This is the same question </w:t>
      </w:r>
      <w:r w:rsidR="00B07FC8" w:rsidRPr="005D40EB">
        <w:rPr>
          <w:rFonts w:ascii="Times New Roman" w:hAnsi="Times New Roman" w:cs="Times New Roman"/>
        </w:rPr>
        <w:t xml:space="preserve">as Q2 from reviewer 1. </w:t>
      </w:r>
      <w:r w:rsidRPr="005D40EB">
        <w:rPr>
          <w:rFonts w:ascii="Times New Roman" w:hAnsi="Times New Roman" w:cs="Times New Roman"/>
        </w:rPr>
        <w:t xml:space="preserve">Please see our detailed reply </w:t>
      </w:r>
      <w:r w:rsidR="00F820F2">
        <w:rPr>
          <w:rFonts w:ascii="Times New Roman" w:hAnsi="Times New Roman" w:cs="Times New Roman"/>
        </w:rPr>
        <w:t>on page 2 of this letter</w:t>
      </w:r>
      <w:r w:rsidR="005A2215" w:rsidRPr="005D40EB">
        <w:rPr>
          <w:rFonts w:ascii="Times New Roman" w:hAnsi="Times New Roman" w:cs="Times New Roman"/>
        </w:rPr>
        <w:t xml:space="preserve">. </w:t>
      </w:r>
    </w:p>
    <w:p w14:paraId="54330020" w14:textId="22B20085" w:rsidR="00EE6BDE" w:rsidRPr="00DB6850" w:rsidRDefault="005A2215" w:rsidP="00DA2529">
      <w:pPr>
        <w:spacing w:before="240"/>
        <w:jc w:val="both"/>
        <w:rPr>
          <w:rFonts w:ascii="Times New Roman" w:hAnsi="Times New Roman" w:cs="Times New Roman"/>
        </w:rPr>
      </w:pPr>
      <w:r w:rsidRPr="005D40EB">
        <w:rPr>
          <w:rFonts w:ascii="Times New Roman" w:hAnsi="Times New Roman" w:cs="Times New Roman"/>
        </w:rPr>
        <w:t xml:space="preserve">In brief, </w:t>
      </w:r>
      <w:r w:rsidR="00420766">
        <w:rPr>
          <w:rFonts w:ascii="Times New Roman" w:hAnsi="Times New Roman" w:cs="Times New Roman"/>
        </w:rPr>
        <w:t xml:space="preserve">this low coverage is not a particular problem </w:t>
      </w:r>
      <w:r w:rsidR="00BA6BCB">
        <w:rPr>
          <w:rFonts w:ascii="Times New Roman" w:hAnsi="Times New Roman" w:cs="Times New Roman"/>
        </w:rPr>
        <w:t>of</w:t>
      </w:r>
      <w:r w:rsidR="00420766">
        <w:rPr>
          <w:rFonts w:ascii="Times New Roman" w:hAnsi="Times New Roman" w:cs="Times New Roman"/>
        </w:rPr>
        <w:t xml:space="preserve"> our framework but </w:t>
      </w:r>
      <w:r w:rsidR="00BA6BCB">
        <w:rPr>
          <w:rFonts w:ascii="Times New Roman" w:hAnsi="Times New Roman" w:cs="Times New Roman"/>
        </w:rPr>
        <w:t>of</w:t>
      </w:r>
      <w:r w:rsidR="00420766">
        <w:rPr>
          <w:rFonts w:ascii="Times New Roman" w:hAnsi="Times New Roman" w:cs="Times New Roman"/>
        </w:rPr>
        <w:t xml:space="preserve"> multi-state survival modeling. </w:t>
      </w:r>
      <w:r w:rsidR="00BA6BCB">
        <w:rPr>
          <w:rFonts w:ascii="Times New Roman" w:hAnsi="Times New Roman" w:cs="Times New Roman"/>
        </w:rPr>
        <w:t>T</w:t>
      </w:r>
      <w:r w:rsidRPr="005D40EB">
        <w:rPr>
          <w:rFonts w:ascii="Times New Roman" w:hAnsi="Times New Roman" w:cs="Times New Roman"/>
        </w:rPr>
        <w:t xml:space="preserve">his </w:t>
      </w:r>
      <w:r w:rsidR="00BA6BCB">
        <w:rPr>
          <w:rFonts w:ascii="Times New Roman" w:hAnsi="Times New Roman" w:cs="Times New Roman"/>
        </w:rPr>
        <w:t>occurs</w:t>
      </w:r>
      <w:r w:rsidRPr="005D40EB">
        <w:rPr>
          <w:rFonts w:ascii="Times New Roman" w:hAnsi="Times New Roman" w:cs="Times New Roman"/>
        </w:rPr>
        <w:t xml:space="preserve"> due to </w:t>
      </w:r>
      <w:r w:rsidR="00BA6BCB">
        <w:rPr>
          <w:rFonts w:ascii="Times New Roman" w:hAnsi="Times New Roman" w:cs="Times New Roman"/>
        </w:rPr>
        <w:t xml:space="preserve">two reasons: First, </w:t>
      </w:r>
      <w:r w:rsidR="000766F1" w:rsidRPr="005D40EB">
        <w:rPr>
          <w:rFonts w:ascii="Times New Roman" w:hAnsi="Times New Roman" w:cs="Times New Roman"/>
        </w:rPr>
        <w:t xml:space="preserve">as far as we know, there is no function in R that can directly estimate hazard from Cox model. </w:t>
      </w:r>
      <w:r w:rsidR="00BA6BCB">
        <w:rPr>
          <w:rFonts w:ascii="Times New Roman" w:hAnsi="Times New Roman" w:cs="Times New Roman"/>
        </w:rPr>
        <w:t>Second</w:t>
      </w:r>
      <w:r w:rsidR="00DE34ED" w:rsidRPr="005D40EB">
        <w:rPr>
          <w:rFonts w:ascii="Times New Roman" w:hAnsi="Times New Roman" w:cs="Times New Roman"/>
        </w:rPr>
        <w:t>, although we modeled time (</w:t>
      </w:r>
      <w:r w:rsidR="00014FDC">
        <w:rPr>
          <w:rFonts w:ascii="Times New Roman" w:hAnsi="Times New Roman" w:cs="Times New Roman"/>
        </w:rPr>
        <w:t xml:space="preserve">such as </w:t>
      </w:r>
      <w:r w:rsidR="00DE34ED" w:rsidRPr="005D40EB">
        <w:rPr>
          <w:rFonts w:ascii="Times New Roman" w:hAnsi="Times New Roman" w:cs="Times New Roman"/>
        </w:rPr>
        <w:t xml:space="preserve">age) flexibly in spline functions, this parametrical modeling </w:t>
      </w:r>
      <w:r w:rsidR="005D40EB">
        <w:rPr>
          <w:rFonts w:ascii="Times New Roman" w:hAnsi="Times New Roman" w:cs="Times New Roman"/>
        </w:rPr>
        <w:t>could</w:t>
      </w:r>
      <w:r w:rsidR="005D40EB" w:rsidRPr="005D40EB">
        <w:rPr>
          <w:rFonts w:ascii="Times New Roman" w:hAnsi="Times New Roman" w:cs="Times New Roman"/>
        </w:rPr>
        <w:t xml:space="preserve"> cause model misspecification that </w:t>
      </w:r>
      <w:r w:rsidR="00851453">
        <w:rPr>
          <w:rFonts w:ascii="Times New Roman" w:hAnsi="Times New Roman" w:cs="Times New Roman"/>
        </w:rPr>
        <w:t xml:space="preserve">lowered coverage rate. </w:t>
      </w:r>
      <w:r w:rsidR="005D40EB">
        <w:rPr>
          <w:rFonts w:ascii="Times New Roman" w:hAnsi="Times New Roman" w:cs="Times New Roman"/>
        </w:rPr>
        <w:t xml:space="preserve"> </w:t>
      </w:r>
    </w:p>
    <w:p w14:paraId="10B64C36" w14:textId="77777777" w:rsidR="004E5D2F" w:rsidRDefault="004E5D2F" w:rsidP="004E5D2F">
      <w:pPr>
        <w:pStyle w:val="ListParagraph"/>
        <w:numPr>
          <w:ilvl w:val="0"/>
          <w:numId w:val="1"/>
        </w:numPr>
        <w:spacing w:before="240"/>
        <w:jc w:val="both"/>
        <w:rPr>
          <w:rFonts w:ascii="Times New Roman" w:hAnsi="Times New Roman" w:cs="Times New Roman"/>
          <w:b/>
          <w:bCs/>
          <w:sz w:val="24"/>
          <w:szCs w:val="24"/>
        </w:rPr>
      </w:pPr>
      <w:r w:rsidRPr="00A732D4">
        <w:rPr>
          <w:rFonts w:ascii="Times New Roman" w:hAnsi="Times New Roman" w:cs="Times New Roman"/>
          <w:b/>
          <w:bCs/>
          <w:sz w:val="24"/>
          <w:szCs w:val="24"/>
        </w:rPr>
        <w:t>Sec 4.2 last paragraph. Please write out the specific forms of models 3 and 4 for the CHD data.</w:t>
      </w:r>
    </w:p>
    <w:p w14:paraId="1EE27619" w14:textId="667D46B1" w:rsidR="00EE6BDE" w:rsidRDefault="00960DE0" w:rsidP="00960DE0">
      <w:pPr>
        <w:pStyle w:val="ListParagraph"/>
        <w:rPr>
          <w:rFonts w:ascii="Times New Roman" w:hAnsi="Times New Roman" w:cs="Times New Roman"/>
          <w:sz w:val="24"/>
          <w:szCs w:val="24"/>
        </w:rPr>
      </w:pPr>
      <w:r>
        <w:rPr>
          <w:rFonts w:ascii="Times New Roman" w:hAnsi="Times New Roman" w:cs="Times New Roman"/>
          <w:sz w:val="24"/>
          <w:szCs w:val="24"/>
        </w:rPr>
        <w:t>We now included</w:t>
      </w:r>
      <w:r w:rsidR="004251F8">
        <w:rPr>
          <w:rFonts w:ascii="Times New Roman" w:hAnsi="Times New Roman" w:cs="Times New Roman"/>
          <w:sz w:val="24"/>
          <w:szCs w:val="24"/>
        </w:rPr>
        <w:t xml:space="preserve"> the models we </w:t>
      </w:r>
      <w:r w:rsidR="00B12767">
        <w:rPr>
          <w:rFonts w:ascii="Times New Roman" w:hAnsi="Times New Roman" w:cs="Times New Roman"/>
          <w:sz w:val="24"/>
          <w:szCs w:val="24"/>
        </w:rPr>
        <w:t>used for the CHD data (</w:t>
      </w:r>
      <w:r w:rsidR="00DA2529">
        <w:rPr>
          <w:rFonts w:ascii="Times New Roman" w:hAnsi="Times New Roman" w:cs="Times New Roman"/>
          <w:sz w:val="24"/>
          <w:szCs w:val="24"/>
        </w:rPr>
        <w:t>page 1</w:t>
      </w:r>
      <w:r w:rsidR="00F31837">
        <w:rPr>
          <w:rFonts w:ascii="Times New Roman" w:hAnsi="Times New Roman" w:cs="Times New Roman"/>
          <w:sz w:val="24"/>
          <w:szCs w:val="24"/>
        </w:rPr>
        <w:t>3</w:t>
      </w:r>
      <w:r w:rsidR="00B12767">
        <w:rPr>
          <w:rFonts w:ascii="Times New Roman" w:hAnsi="Times New Roman" w:cs="Times New Roman"/>
          <w:sz w:val="24"/>
          <w:szCs w:val="24"/>
        </w:rPr>
        <w:t xml:space="preserve">). </w:t>
      </w:r>
    </w:p>
    <w:p w14:paraId="2B5EB28C" w14:textId="77777777" w:rsidR="00960DE0" w:rsidRPr="00960DE0" w:rsidRDefault="00960DE0" w:rsidP="00960DE0">
      <w:pPr>
        <w:pStyle w:val="ListParagraph"/>
        <w:rPr>
          <w:rFonts w:ascii="Times New Roman" w:hAnsi="Times New Roman" w:cs="Times New Roman"/>
          <w:sz w:val="24"/>
          <w:szCs w:val="24"/>
        </w:rPr>
      </w:pPr>
    </w:p>
    <w:p w14:paraId="3C9675B4" w14:textId="77777777" w:rsidR="004E5D2F" w:rsidRPr="00A732D4" w:rsidRDefault="004E5D2F" w:rsidP="004E5D2F">
      <w:pPr>
        <w:pStyle w:val="ListParagraph"/>
        <w:numPr>
          <w:ilvl w:val="0"/>
          <w:numId w:val="1"/>
        </w:numPr>
        <w:spacing w:before="240"/>
        <w:jc w:val="both"/>
        <w:rPr>
          <w:rFonts w:ascii="Times New Roman" w:hAnsi="Times New Roman" w:cs="Times New Roman"/>
          <w:b/>
          <w:bCs/>
          <w:sz w:val="24"/>
          <w:szCs w:val="24"/>
        </w:rPr>
      </w:pPr>
      <w:r w:rsidRPr="00A732D4">
        <w:rPr>
          <w:rFonts w:ascii="Times New Roman" w:hAnsi="Times New Roman" w:cs="Times New Roman"/>
          <w:b/>
          <w:bCs/>
          <w:sz w:val="24"/>
          <w:szCs w:val="24"/>
        </w:rPr>
        <w:t>Sec 4.3 last paragraph. How did the authors get the two values: 87% and 82%.</w:t>
      </w:r>
    </w:p>
    <w:p w14:paraId="0996F0EB" w14:textId="124CF9F3" w:rsidR="004E5D2F" w:rsidRDefault="00671B73" w:rsidP="00EC21C3">
      <w:pPr>
        <w:textAlignment w:val="baseline"/>
        <w:rPr>
          <w:rFonts w:ascii="Times New Roman" w:eastAsia="Times New Roman" w:hAnsi="Times New Roman" w:cs="Times New Roman"/>
          <w:color w:val="000000"/>
          <w:kern w:val="0"/>
          <w:bdr w:val="none" w:sz="0" w:space="0" w:color="auto" w:frame="1"/>
          <w:lang w:eastAsia="zh-CN"/>
          <w14:ligatures w14:val="none"/>
        </w:rPr>
      </w:pPr>
      <w:r>
        <w:rPr>
          <w:rFonts w:ascii="Times New Roman" w:eastAsia="Times New Roman" w:hAnsi="Times New Roman" w:cs="Times New Roman"/>
          <w:color w:val="000000"/>
          <w:kern w:val="0"/>
          <w:bdr w:val="none" w:sz="0" w:space="0" w:color="auto" w:frame="1"/>
          <w:lang w:eastAsia="zh-CN"/>
          <w14:ligatures w14:val="none"/>
        </w:rPr>
        <w:t xml:space="preserve">This is a </w:t>
      </w:r>
      <w:r w:rsidR="00DA2529">
        <w:rPr>
          <w:rFonts w:ascii="Times New Roman" w:eastAsia="Times New Roman" w:hAnsi="Times New Roman" w:cs="Times New Roman"/>
          <w:color w:val="000000"/>
          <w:kern w:val="0"/>
          <w:bdr w:val="none" w:sz="0" w:space="0" w:color="auto" w:frame="1"/>
          <w:lang w:eastAsia="zh-CN"/>
          <w14:ligatures w14:val="none"/>
        </w:rPr>
        <w:t>very good point</w:t>
      </w:r>
      <w:r>
        <w:rPr>
          <w:rFonts w:ascii="Times New Roman" w:eastAsia="Times New Roman" w:hAnsi="Times New Roman" w:cs="Times New Roman"/>
          <w:color w:val="000000"/>
          <w:kern w:val="0"/>
          <w:bdr w:val="none" w:sz="0" w:space="0" w:color="auto" w:frame="1"/>
          <w:lang w:eastAsia="zh-CN"/>
          <w14:ligatures w14:val="none"/>
        </w:rPr>
        <w:t xml:space="preserve">. </w:t>
      </w:r>
      <w:r w:rsidR="00403D7A">
        <w:rPr>
          <w:rFonts w:ascii="Times New Roman" w:eastAsia="Times New Roman" w:hAnsi="Times New Roman" w:cs="Times New Roman"/>
          <w:color w:val="000000"/>
          <w:kern w:val="0"/>
          <w:bdr w:val="none" w:sz="0" w:space="0" w:color="auto" w:frame="1"/>
          <w:lang w:eastAsia="zh-CN"/>
          <w14:ligatures w14:val="none"/>
        </w:rPr>
        <w:t xml:space="preserve">We calculated the proportions of participants in CHD status with risk factors among total participants in CHD status. </w:t>
      </w:r>
      <w:r w:rsidR="00797D62">
        <w:rPr>
          <w:rFonts w:ascii="Times New Roman" w:eastAsia="Times New Roman" w:hAnsi="Times New Roman" w:cs="Times New Roman"/>
          <w:color w:val="000000"/>
          <w:kern w:val="0"/>
          <w:bdr w:val="none" w:sz="0" w:space="0" w:color="auto" w:frame="1"/>
          <w:lang w:eastAsia="zh-CN"/>
          <w14:ligatures w14:val="none"/>
        </w:rPr>
        <w:t xml:space="preserve">Similar calculation was conducted for heart failure. </w:t>
      </w:r>
      <w:r>
        <w:rPr>
          <w:rFonts w:ascii="Times New Roman" w:eastAsia="Times New Roman" w:hAnsi="Times New Roman" w:cs="Times New Roman"/>
          <w:color w:val="000000"/>
          <w:kern w:val="0"/>
          <w:bdr w:val="none" w:sz="0" w:space="0" w:color="auto" w:frame="1"/>
          <w:lang w:eastAsia="zh-CN"/>
          <w14:ligatures w14:val="none"/>
        </w:rPr>
        <w:t xml:space="preserve">We </w:t>
      </w:r>
      <w:r w:rsidR="00797D62">
        <w:rPr>
          <w:rFonts w:ascii="Times New Roman" w:eastAsia="Times New Roman" w:hAnsi="Times New Roman" w:cs="Times New Roman"/>
          <w:color w:val="000000"/>
          <w:kern w:val="0"/>
          <w:bdr w:val="none" w:sz="0" w:space="0" w:color="auto" w:frame="1"/>
          <w:lang w:eastAsia="zh-CN"/>
          <w14:ligatures w14:val="none"/>
        </w:rPr>
        <w:t xml:space="preserve">have </w:t>
      </w:r>
      <w:r>
        <w:rPr>
          <w:rFonts w:ascii="Times New Roman" w:eastAsia="Times New Roman" w:hAnsi="Times New Roman" w:cs="Times New Roman"/>
          <w:color w:val="000000"/>
          <w:kern w:val="0"/>
          <w:bdr w:val="none" w:sz="0" w:space="0" w:color="auto" w:frame="1"/>
          <w:lang w:eastAsia="zh-CN"/>
          <w14:ligatures w14:val="none"/>
        </w:rPr>
        <w:t xml:space="preserve">added </w:t>
      </w:r>
      <w:r w:rsidR="00550C31">
        <w:rPr>
          <w:rFonts w:ascii="Times New Roman" w:eastAsia="Times New Roman" w:hAnsi="Times New Roman" w:cs="Times New Roman"/>
          <w:color w:val="000000"/>
          <w:kern w:val="0"/>
          <w:bdr w:val="none" w:sz="0" w:space="0" w:color="auto" w:frame="1"/>
          <w:lang w:eastAsia="zh-CN"/>
          <w14:ligatures w14:val="none"/>
        </w:rPr>
        <w:t xml:space="preserve">the calculation of the values to the result section (page </w:t>
      </w:r>
      <w:r w:rsidR="00403D7A">
        <w:rPr>
          <w:rFonts w:ascii="Times New Roman" w:eastAsia="Times New Roman" w:hAnsi="Times New Roman" w:cs="Times New Roman"/>
          <w:color w:val="000000"/>
          <w:kern w:val="0"/>
          <w:bdr w:val="none" w:sz="0" w:space="0" w:color="auto" w:frame="1"/>
          <w:lang w:eastAsia="zh-CN"/>
          <w14:ligatures w14:val="none"/>
        </w:rPr>
        <w:t>1</w:t>
      </w:r>
      <w:r w:rsidR="008A6F31">
        <w:rPr>
          <w:rFonts w:ascii="Times New Roman" w:eastAsia="Times New Roman" w:hAnsi="Times New Roman" w:cs="Times New Roman"/>
          <w:color w:val="000000"/>
          <w:kern w:val="0"/>
          <w:bdr w:val="none" w:sz="0" w:space="0" w:color="auto" w:frame="1"/>
          <w:lang w:eastAsia="zh-CN"/>
          <w14:ligatures w14:val="none"/>
        </w:rPr>
        <w:t>5</w:t>
      </w:r>
      <w:r w:rsidR="00550C31">
        <w:rPr>
          <w:rFonts w:ascii="Times New Roman" w:eastAsia="Times New Roman" w:hAnsi="Times New Roman" w:cs="Times New Roman"/>
          <w:color w:val="000000"/>
          <w:kern w:val="0"/>
          <w:bdr w:val="none" w:sz="0" w:space="0" w:color="auto" w:frame="1"/>
          <w:lang w:eastAsia="zh-CN"/>
          <w14:ligatures w14:val="none"/>
        </w:rPr>
        <w:t>)</w:t>
      </w:r>
      <w:r w:rsidR="00797D62">
        <w:rPr>
          <w:rFonts w:ascii="Times New Roman" w:eastAsia="Times New Roman" w:hAnsi="Times New Roman" w:cs="Times New Roman"/>
          <w:color w:val="000000"/>
          <w:kern w:val="0"/>
          <w:bdr w:val="none" w:sz="0" w:space="0" w:color="auto" w:frame="1"/>
          <w:lang w:eastAsia="zh-CN"/>
          <w14:ligatures w14:val="none"/>
        </w:rPr>
        <w:t>.</w:t>
      </w:r>
    </w:p>
    <w:p w14:paraId="6462B085" w14:textId="77777777" w:rsidR="00671B73" w:rsidRPr="00671B73" w:rsidRDefault="00671B73" w:rsidP="00EC21C3">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59D30FAB" w14:textId="77777777" w:rsidR="00812718" w:rsidRDefault="00812718" w:rsidP="00EC21C3">
      <w:pPr>
        <w:textAlignment w:val="baseline"/>
        <w:rPr>
          <w:rFonts w:ascii="Times New Roman" w:eastAsia="Times New Roman" w:hAnsi="Times New Roman" w:cs="Times New Roman"/>
          <w:b/>
          <w:bCs/>
          <w:color w:val="000000"/>
          <w:kern w:val="0"/>
          <w:bdr w:val="none" w:sz="0" w:space="0" w:color="auto" w:frame="1"/>
          <w:lang w:eastAsia="zh-CN"/>
          <w14:ligatures w14:val="none"/>
        </w:rPr>
      </w:pPr>
    </w:p>
    <w:p w14:paraId="79C46BD0" w14:textId="0047B40D" w:rsidR="004E5D2F" w:rsidRPr="00A732D4" w:rsidRDefault="00EC21C3" w:rsidP="00EC21C3">
      <w:pPr>
        <w:textAlignment w:val="baseline"/>
        <w:rPr>
          <w:rFonts w:ascii="Times New Roman" w:eastAsia="Times New Roman" w:hAnsi="Times New Roman" w:cs="Times New Roman"/>
          <w:b/>
          <w:bCs/>
          <w:color w:val="000000"/>
          <w:kern w:val="0"/>
          <w:bdr w:val="none" w:sz="0" w:space="0" w:color="auto" w:frame="1"/>
          <w:lang w:eastAsia="zh-CN"/>
          <w14:ligatures w14:val="none"/>
        </w:rPr>
      </w:pPr>
      <w:r w:rsidRPr="00EC21C3">
        <w:rPr>
          <w:rFonts w:ascii="Times New Roman" w:eastAsia="Times New Roman" w:hAnsi="Times New Roman" w:cs="Times New Roman"/>
          <w:b/>
          <w:bCs/>
          <w:color w:val="000000"/>
          <w:kern w:val="0"/>
          <w:bdr w:val="none" w:sz="0" w:space="0" w:color="auto" w:frame="1"/>
          <w:lang w:eastAsia="zh-CN"/>
          <w14:ligatures w14:val="none"/>
        </w:rPr>
        <w:br/>
        <w:t>Reviewer 3</w:t>
      </w:r>
      <w:r w:rsidRPr="00EC21C3">
        <w:rPr>
          <w:rFonts w:ascii="Times New Roman" w:eastAsia="Times New Roman" w:hAnsi="Times New Roman" w:cs="Times New Roman"/>
          <w:b/>
          <w:bCs/>
          <w:color w:val="000000"/>
          <w:kern w:val="0"/>
          <w:bdr w:val="none" w:sz="0" w:space="0" w:color="auto" w:frame="1"/>
          <w:lang w:eastAsia="zh-CN"/>
          <w14:ligatures w14:val="none"/>
        </w:rPr>
        <w:br/>
        <w:t>I have some comments on the proposed model, method, and numercial analyses.</w:t>
      </w:r>
      <w:r w:rsidRPr="00EC21C3">
        <w:rPr>
          <w:rFonts w:ascii="Times New Roman" w:eastAsia="Times New Roman" w:hAnsi="Times New Roman" w:cs="Times New Roman"/>
          <w:b/>
          <w:bCs/>
          <w:color w:val="000000"/>
          <w:kern w:val="0"/>
          <w:bdr w:val="none" w:sz="0" w:space="0" w:color="auto" w:frame="1"/>
          <w:lang w:eastAsia="zh-CN"/>
          <w14:ligatures w14:val="none"/>
        </w:rPr>
        <w:br/>
      </w:r>
      <w:r w:rsidRPr="00EC21C3">
        <w:rPr>
          <w:rFonts w:ascii="Times New Roman" w:eastAsia="Times New Roman" w:hAnsi="Times New Roman" w:cs="Times New Roman"/>
          <w:b/>
          <w:bCs/>
          <w:color w:val="000000"/>
          <w:kern w:val="0"/>
          <w:bdr w:val="none" w:sz="0" w:space="0" w:color="auto" w:frame="1"/>
          <w:lang w:eastAsia="zh-CN"/>
          <w14:ligatures w14:val="none"/>
        </w:rPr>
        <w:br/>
        <w:t>1. The authors proposed a "forward" model, that is, S0-&gt;S1-&gt;S2-&gt;... Is it possibe to consider a more general model, that is, S0&lt;-&gt;S1&lt;-&gt;S2&lt;-&gt;...?</w:t>
      </w:r>
      <w:r w:rsidRPr="00EC21C3">
        <w:rPr>
          <w:rFonts w:ascii="Times New Roman" w:eastAsia="Times New Roman" w:hAnsi="Times New Roman" w:cs="Times New Roman"/>
          <w:b/>
          <w:bCs/>
          <w:color w:val="000000"/>
          <w:kern w:val="0"/>
          <w:bdr w:val="none" w:sz="0" w:space="0" w:color="auto" w:frame="1"/>
          <w:lang w:eastAsia="zh-CN"/>
          <w14:ligatures w14:val="none"/>
        </w:rPr>
        <w:br/>
      </w:r>
    </w:p>
    <w:p w14:paraId="42031557" w14:textId="6186E171" w:rsidR="006F72CB" w:rsidRPr="008A6F31" w:rsidRDefault="00E25CC4" w:rsidP="00EC21C3">
      <w:pPr>
        <w:textAlignment w:val="baseline"/>
        <w:rPr>
          <w:rFonts w:ascii="Times New Roman" w:eastAsia="Times New Roman" w:hAnsi="Times New Roman" w:cs="Times New Roman"/>
          <w:color w:val="000000"/>
          <w:kern w:val="0"/>
          <w:bdr w:val="none" w:sz="0" w:space="0" w:color="auto" w:frame="1"/>
          <w:lang w:eastAsia="zh-CN"/>
          <w14:ligatures w14:val="none"/>
        </w:rPr>
      </w:pPr>
      <w:r w:rsidRPr="008A6F31">
        <w:rPr>
          <w:rFonts w:ascii="Times New Roman" w:eastAsia="Times New Roman" w:hAnsi="Times New Roman" w:cs="Times New Roman"/>
          <w:color w:val="000000"/>
          <w:kern w:val="0"/>
          <w:bdr w:val="none" w:sz="0" w:space="0" w:color="auto" w:frame="1"/>
          <w:lang w:eastAsia="zh-CN"/>
          <w14:ligatures w14:val="none"/>
        </w:rPr>
        <w:t xml:space="preserve">Yes, a more general model </w:t>
      </w:r>
      <w:r w:rsidR="006F72CB" w:rsidRPr="008A6F31">
        <w:rPr>
          <w:rFonts w:ascii="Times New Roman" w:eastAsia="Times New Roman" w:hAnsi="Times New Roman" w:cs="Times New Roman"/>
          <w:color w:val="000000"/>
          <w:kern w:val="0"/>
          <w:bdr w:val="none" w:sz="0" w:space="0" w:color="auto" w:frame="1"/>
          <w:lang w:eastAsia="zh-CN"/>
          <w14:ligatures w14:val="none"/>
        </w:rPr>
        <w:t>is possible</w:t>
      </w:r>
      <w:r w:rsidRPr="008A6F31">
        <w:rPr>
          <w:rFonts w:ascii="Times New Roman" w:eastAsia="Times New Roman" w:hAnsi="Times New Roman" w:cs="Times New Roman"/>
          <w:color w:val="000000"/>
          <w:kern w:val="0"/>
          <w:bdr w:val="none" w:sz="0" w:space="0" w:color="auto" w:frame="1"/>
          <w:lang w:eastAsia="zh-CN"/>
          <w14:ligatures w14:val="none"/>
        </w:rPr>
        <w:t xml:space="preserve">, as a </w:t>
      </w:r>
      <w:r w:rsidR="00A53752" w:rsidRPr="008A6F31">
        <w:rPr>
          <w:rFonts w:ascii="Times New Roman" w:eastAsia="Times New Roman" w:hAnsi="Times New Roman" w:cs="Times New Roman"/>
          <w:color w:val="000000"/>
          <w:kern w:val="0"/>
          <w:bdr w:val="none" w:sz="0" w:space="0" w:color="auto" w:frame="1"/>
          <w:lang w:eastAsia="zh-CN"/>
          <w14:ligatures w14:val="none"/>
        </w:rPr>
        <w:t xml:space="preserve">backward transition </w:t>
      </w:r>
      <w:r w:rsidRPr="008A6F31">
        <w:rPr>
          <w:rFonts w:ascii="Times New Roman" w:eastAsia="Times New Roman" w:hAnsi="Times New Roman" w:cs="Times New Roman"/>
          <w:color w:val="000000"/>
          <w:kern w:val="0"/>
          <w:bdr w:val="none" w:sz="0" w:space="0" w:color="auto" w:frame="1"/>
          <w:lang w:eastAsia="zh-CN"/>
          <w14:ligatures w14:val="none"/>
        </w:rPr>
        <w:t xml:space="preserve">can be considered as a special case of forward transition as illustrated below. </w:t>
      </w:r>
    </w:p>
    <w:p w14:paraId="7E87C713" w14:textId="77777777" w:rsidR="009E7787" w:rsidRPr="008A6F31" w:rsidRDefault="009E7787" w:rsidP="00EC21C3">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65D0E346" w14:textId="4CC11A45" w:rsidR="00A53752" w:rsidRPr="008A6F31" w:rsidRDefault="00A24B4F" w:rsidP="00EC21C3">
      <w:pPr>
        <w:textAlignment w:val="baseline"/>
        <w:rPr>
          <w:rFonts w:ascii="Times New Roman" w:eastAsia="Times New Roman" w:hAnsi="Times New Roman" w:cs="Times New Roman"/>
          <w:color w:val="000000"/>
          <w:kern w:val="0"/>
          <w:bdr w:val="none" w:sz="0" w:space="0" w:color="auto" w:frame="1"/>
          <w:lang w:eastAsia="zh-CN"/>
          <w14:ligatures w14:val="none"/>
        </w:rPr>
      </w:pPr>
      <w:r w:rsidRPr="008A6F31">
        <w:rPr>
          <w:rFonts w:ascii="Times New Roman" w:eastAsia="Times New Roman" w:hAnsi="Times New Roman" w:cs="Times New Roman"/>
          <w:color w:val="000000"/>
          <w:kern w:val="0"/>
          <w:bdr w:val="none" w:sz="0" w:space="0" w:color="auto" w:frame="1"/>
          <w:lang w:eastAsia="zh-CN"/>
          <w14:ligatures w14:val="none"/>
        </w:rPr>
        <w:t>For chronic disease</w:t>
      </w:r>
      <w:r w:rsidR="000805D0" w:rsidRPr="008A6F31">
        <w:rPr>
          <w:rFonts w:ascii="Times New Roman" w:eastAsia="Times New Roman" w:hAnsi="Times New Roman" w:cs="Times New Roman"/>
          <w:color w:val="000000"/>
          <w:kern w:val="0"/>
          <w:bdr w:val="none" w:sz="0" w:space="0" w:color="auto" w:frame="1"/>
          <w:lang w:eastAsia="zh-CN"/>
          <w14:ligatures w14:val="none"/>
        </w:rPr>
        <w:t>,</w:t>
      </w:r>
      <w:r w:rsidRPr="008A6F31">
        <w:rPr>
          <w:rFonts w:ascii="Times New Roman" w:eastAsia="Times New Roman" w:hAnsi="Times New Roman" w:cs="Times New Roman"/>
          <w:color w:val="000000"/>
          <w:kern w:val="0"/>
          <w:bdr w:val="none" w:sz="0" w:space="0" w:color="auto" w:frame="1"/>
          <w:lang w:eastAsia="zh-CN"/>
          <w14:ligatures w14:val="none"/>
        </w:rPr>
        <w:t xml:space="preserve"> </w:t>
      </w:r>
      <w:r w:rsidRPr="008A6F31">
        <w:rPr>
          <w:rFonts w:ascii="Times New Roman" w:hAnsi="Times New Roman" w:cs="Times New Roman"/>
          <w:color w:val="000000" w:themeColor="text1"/>
        </w:rPr>
        <w:t xml:space="preserve">most of the time chronic disease progresses from one state to future state, not the other way around. Thus, we used forward transition to illustrate our framework. However, we discussed how our framework can be used in a backward transition on page </w:t>
      </w:r>
      <w:r w:rsidR="000D3B83" w:rsidRPr="008A6F31">
        <w:rPr>
          <w:rFonts w:ascii="Times New Roman" w:hAnsi="Times New Roman" w:cs="Times New Roman"/>
          <w:color w:val="000000" w:themeColor="text1"/>
        </w:rPr>
        <w:t>16.</w:t>
      </w:r>
    </w:p>
    <w:p w14:paraId="6342FAA4" w14:textId="77777777" w:rsidR="000D3B83" w:rsidRPr="008A6F31" w:rsidRDefault="000D3B83" w:rsidP="000D3B83">
      <w:pPr>
        <w:ind w:right="72"/>
        <w:jc w:val="both"/>
        <w:rPr>
          <w:rFonts w:ascii="Times New Roman" w:hAnsi="Times New Roman" w:cs="Times New Roman"/>
          <w:color w:val="000000" w:themeColor="text1"/>
        </w:rPr>
      </w:pPr>
    </w:p>
    <w:p w14:paraId="59E7606A" w14:textId="14976963" w:rsidR="00E25CC4" w:rsidRPr="008A6F31" w:rsidRDefault="000D3B83" w:rsidP="00E25CC4">
      <w:pPr>
        <w:ind w:right="72"/>
        <w:jc w:val="both"/>
        <w:rPr>
          <w:rFonts w:ascii="Times New Roman" w:hAnsi="Times New Roman" w:cs="Times New Roman"/>
          <w:color w:val="000000" w:themeColor="text1"/>
        </w:rPr>
      </w:pPr>
      <w:r w:rsidRPr="008A6F31">
        <w:rPr>
          <w:rFonts w:ascii="Times New Roman" w:hAnsi="Times New Roman" w:cs="Times New Roman"/>
          <w:color w:val="000000" w:themeColor="text1"/>
        </w:rPr>
        <w:t>“</w:t>
      </w:r>
      <w:r w:rsidR="00E25CC4" w:rsidRPr="008A6F31">
        <w:rPr>
          <w:rFonts w:ascii="Times New Roman" w:hAnsi="Times New Roman" w:cs="Times New Roman"/>
          <w:color w:val="000000" w:themeColor="text1"/>
        </w:rPr>
        <w:t xml:space="preserve">We used a forward transition to illustrate our framework, as most of the time chronic disease progresses from one state to future state. However, our framework can deal with backward transition (i.e., one state can transition back to the past state) by converting it to a forward transition. For example, </w:t>
      </w:r>
      <w:r w:rsidR="00E25CC4" w:rsidRPr="008A6F31">
        <w:rPr>
          <w:rFonts w:ascii="Times New Roman" w:hAnsi="Times New Roman" w:cs="Times New Roman"/>
          <w:color w:val="000000" w:themeColor="text1"/>
          <w:lang w:eastAsia="zh-CN"/>
        </w:rPr>
        <w:t>for</w:t>
      </w:r>
      <w:r w:rsidR="00E25CC4" w:rsidRPr="008A6F31">
        <w:rPr>
          <w:rFonts w:ascii="Times New Roman" w:hAnsi="Times New Roman" w:cs="Times New Roman"/>
          <w:color w:val="000000" w:themeColor="text1"/>
        </w:rPr>
        <w:t xml:space="preserve"> S</w:t>
      </w:r>
      <w:r w:rsidR="00E25CC4" w:rsidRPr="008A6F31">
        <w:rPr>
          <w:rFonts w:ascii="Times New Roman" w:hAnsi="Times New Roman" w:cs="Times New Roman"/>
          <w:color w:val="000000" w:themeColor="text1"/>
          <w:vertAlign w:val="subscript"/>
        </w:rPr>
        <w:t>0</w:t>
      </w:r>
      <m:oMath>
        <m:r>
          <m:rPr>
            <m:sty m:val="p"/>
          </m:rPr>
          <w:rPr>
            <w:rFonts w:ascii="Cambria Math" w:hAnsi="Cambria Math" w:cs="Times New Roman"/>
            <w:color w:val="4D5156"/>
            <w:shd w:val="clear" w:color="auto" w:fill="FFFFFF"/>
          </w:rPr>
          <m:t>⇆</m:t>
        </m:r>
      </m:oMath>
      <w:r w:rsidR="00E25CC4" w:rsidRPr="008A6F31">
        <w:rPr>
          <w:rFonts w:ascii="Times New Roman" w:hAnsi="Times New Roman" w:cs="Times New Roman"/>
          <w:color w:val="000000" w:themeColor="text1"/>
        </w:rPr>
        <w:t>S</w:t>
      </w:r>
      <w:r w:rsidR="00E25CC4" w:rsidRPr="008A6F31">
        <w:rPr>
          <w:rFonts w:ascii="Times New Roman" w:hAnsi="Times New Roman" w:cs="Times New Roman"/>
          <w:color w:val="000000" w:themeColor="text1"/>
          <w:vertAlign w:val="subscript"/>
        </w:rPr>
        <w:t>1</w:t>
      </w:r>
      <w:r w:rsidR="00E25CC4" w:rsidRPr="008A6F31">
        <w:rPr>
          <w:rFonts w:ascii="Times New Roman" w:hAnsi="Times New Roman" w:cs="Times New Roman"/>
          <w:color w:val="000000" w:themeColor="text1"/>
        </w:rPr>
        <w:t>, the S</w:t>
      </w:r>
      <w:r w:rsidR="00E25CC4" w:rsidRPr="008A6F31">
        <w:rPr>
          <w:rFonts w:ascii="Times New Roman" w:hAnsi="Times New Roman" w:cs="Times New Roman"/>
          <w:color w:val="000000" w:themeColor="text1"/>
          <w:vertAlign w:val="subscript"/>
        </w:rPr>
        <w:t>0</w:t>
      </w:r>
      <w:r w:rsidR="00E25CC4" w:rsidRPr="008A6F31">
        <w:rPr>
          <w:rFonts w:ascii="Times New Roman" w:hAnsi="Times New Roman" w:cs="Times New Roman"/>
          <w:color w:val="000000" w:themeColor="text1"/>
        </w:rPr>
        <w:t xml:space="preserve"> state can be divided into S</w:t>
      </w:r>
      <w:r w:rsidR="00E25CC4" w:rsidRPr="008A6F31">
        <w:rPr>
          <w:rFonts w:ascii="Times New Roman" w:hAnsi="Times New Roman" w:cs="Times New Roman"/>
          <w:color w:val="000000" w:themeColor="text1"/>
          <w:vertAlign w:val="subscript"/>
        </w:rPr>
        <w:t>0</w:t>
      </w:r>
      <w:r w:rsidR="00E25CC4" w:rsidRPr="008A6F31">
        <w:rPr>
          <w:rFonts w:ascii="Times New Roman" w:hAnsi="Times New Roman" w:cs="Times New Roman"/>
          <w:color w:val="000000" w:themeColor="text1"/>
        </w:rPr>
        <w:t xml:space="preserve"> state occurred before S</w:t>
      </w:r>
      <w:r w:rsidR="00E25CC4" w:rsidRPr="008A6F31">
        <w:rPr>
          <w:rFonts w:ascii="Times New Roman" w:hAnsi="Times New Roman" w:cs="Times New Roman"/>
          <w:color w:val="000000" w:themeColor="text1"/>
          <w:vertAlign w:val="subscript"/>
        </w:rPr>
        <w:t>1</w:t>
      </w:r>
      <w:r w:rsidR="00E25CC4" w:rsidRPr="008A6F31">
        <w:rPr>
          <w:rFonts w:ascii="Times New Roman" w:hAnsi="Times New Roman" w:cs="Times New Roman"/>
          <w:color w:val="000000" w:themeColor="text1"/>
        </w:rPr>
        <w:t xml:space="preserve"> and S</w:t>
      </w:r>
      <w:r w:rsidR="00E25CC4" w:rsidRPr="008A6F31">
        <w:rPr>
          <w:rFonts w:ascii="Times New Roman" w:hAnsi="Times New Roman" w:cs="Times New Roman"/>
          <w:color w:val="000000" w:themeColor="text1"/>
          <w:vertAlign w:val="subscript"/>
        </w:rPr>
        <w:t>0</w:t>
      </w:r>
      <w:r w:rsidR="00E25CC4" w:rsidRPr="008A6F31">
        <w:rPr>
          <w:rFonts w:ascii="Times New Roman" w:hAnsi="Times New Roman" w:cs="Times New Roman"/>
          <w:color w:val="000000" w:themeColor="text1"/>
        </w:rPr>
        <w:t xml:space="preserve"> state occurred after S</w:t>
      </w:r>
      <w:r w:rsidR="00E25CC4" w:rsidRPr="008A6F31">
        <w:rPr>
          <w:rFonts w:ascii="Times New Roman" w:hAnsi="Times New Roman" w:cs="Times New Roman"/>
          <w:color w:val="000000" w:themeColor="text1"/>
          <w:vertAlign w:val="subscript"/>
        </w:rPr>
        <w:t>1</w:t>
      </w:r>
      <w:r w:rsidR="00E25CC4" w:rsidRPr="008A6F31">
        <w:rPr>
          <w:rFonts w:ascii="Times New Roman" w:hAnsi="Times New Roman" w:cs="Times New Roman"/>
          <w:color w:val="000000" w:themeColor="text1"/>
        </w:rPr>
        <w:t>, and the backward transition is transformed into a forward transition (S</w:t>
      </w:r>
      <w:r w:rsidR="00E25CC4" w:rsidRPr="008A6F31">
        <w:rPr>
          <w:rFonts w:ascii="Times New Roman" w:hAnsi="Times New Roman" w:cs="Times New Roman"/>
          <w:color w:val="000000" w:themeColor="text1"/>
          <w:vertAlign w:val="subscript"/>
        </w:rPr>
        <w:t>0</w:t>
      </w:r>
      <w:r w:rsidR="00E25CC4" w:rsidRPr="008A6F31">
        <w:rPr>
          <w:rFonts w:ascii="Times New Roman" w:hAnsi="Times New Roman" w:cs="Times New Roman"/>
          <w:color w:val="000000" w:themeColor="text1"/>
        </w:rPr>
        <w:t xml:space="preserve"> before S</w:t>
      </w:r>
      <w:r w:rsidR="00E25CC4" w:rsidRPr="008A6F31">
        <w:rPr>
          <w:rFonts w:ascii="Times New Roman" w:hAnsi="Times New Roman" w:cs="Times New Roman"/>
          <w:color w:val="000000" w:themeColor="text1"/>
          <w:vertAlign w:val="subscript"/>
        </w:rPr>
        <w:t>1</w:t>
      </w:r>
      <w:r w:rsidR="00E25CC4" w:rsidRPr="008A6F31">
        <w:rPr>
          <w:rFonts w:ascii="Times New Roman" w:hAnsi="Times New Roman" w:cs="Times New Roman"/>
        </w:rPr>
        <w:t xml:space="preserve"> </w:t>
      </w:r>
      <w:r w:rsidR="00E25CC4" w:rsidRPr="008A6F31">
        <w:rPr>
          <w:rFonts w:ascii="Times New Roman" w:hAnsi="Times New Roman" w:cs="Times New Roman"/>
          <w:color w:val="000000" w:themeColor="text1"/>
        </w:rPr>
        <w:t>→ S</w:t>
      </w:r>
      <w:r w:rsidR="00E25CC4" w:rsidRPr="008A6F31">
        <w:rPr>
          <w:rFonts w:ascii="Times New Roman" w:hAnsi="Times New Roman" w:cs="Times New Roman"/>
          <w:color w:val="000000" w:themeColor="text1"/>
          <w:vertAlign w:val="subscript"/>
        </w:rPr>
        <w:t>1</w:t>
      </w:r>
      <w:r w:rsidR="00E25CC4" w:rsidRPr="008A6F31">
        <w:rPr>
          <w:rFonts w:ascii="Times New Roman" w:hAnsi="Times New Roman" w:cs="Times New Roman"/>
          <w:color w:val="000000" w:themeColor="text1"/>
        </w:rPr>
        <w:t xml:space="preserve"> → S</w:t>
      </w:r>
      <w:r w:rsidR="00E25CC4" w:rsidRPr="008A6F31">
        <w:rPr>
          <w:rFonts w:ascii="Times New Roman" w:hAnsi="Times New Roman" w:cs="Times New Roman"/>
          <w:color w:val="000000" w:themeColor="text1"/>
          <w:vertAlign w:val="subscript"/>
        </w:rPr>
        <w:t>0</w:t>
      </w:r>
      <w:r w:rsidR="00E25CC4" w:rsidRPr="008A6F31">
        <w:rPr>
          <w:rFonts w:ascii="Times New Roman" w:hAnsi="Times New Roman" w:cs="Times New Roman"/>
          <w:color w:val="000000" w:themeColor="text1"/>
        </w:rPr>
        <w:t xml:space="preserve"> </w:t>
      </w:r>
      <w:r w:rsidR="00E25CC4" w:rsidRPr="008A6F31">
        <w:rPr>
          <w:rFonts w:ascii="Times New Roman" w:hAnsi="Times New Roman" w:cs="Times New Roman"/>
          <w:color w:val="000000" w:themeColor="text1"/>
          <w:lang w:eastAsia="zh-CN"/>
        </w:rPr>
        <w:t>after</w:t>
      </w:r>
      <w:r w:rsidR="00E25CC4" w:rsidRPr="008A6F31">
        <w:rPr>
          <w:rFonts w:ascii="Times New Roman" w:hAnsi="Times New Roman" w:cs="Times New Roman"/>
          <w:color w:val="000000" w:themeColor="text1"/>
        </w:rPr>
        <w:t xml:space="preserve"> S</w:t>
      </w:r>
      <w:r w:rsidR="00E25CC4" w:rsidRPr="008A6F31">
        <w:rPr>
          <w:rFonts w:ascii="Times New Roman" w:hAnsi="Times New Roman" w:cs="Times New Roman"/>
          <w:color w:val="000000" w:themeColor="text1"/>
          <w:vertAlign w:val="subscript"/>
        </w:rPr>
        <w:t>1</w:t>
      </w:r>
      <w:r w:rsidR="00E25CC4" w:rsidRPr="008A6F31">
        <w:rPr>
          <w:rFonts w:ascii="Times New Roman" w:hAnsi="Times New Roman" w:cs="Times New Roman"/>
          <w:color w:val="000000" w:themeColor="text1"/>
        </w:rPr>
        <w:t>). Then our non-Markov framework can be applied to split disease states into substates, and the transition rate matrix can be constructed accordingly.</w:t>
      </w:r>
      <w:r w:rsidRPr="008A6F31">
        <w:rPr>
          <w:rFonts w:ascii="Times New Roman" w:hAnsi="Times New Roman" w:cs="Times New Roman"/>
          <w:color w:val="000000" w:themeColor="text1"/>
        </w:rPr>
        <w:t>”</w:t>
      </w:r>
      <w:r w:rsidR="00E25CC4" w:rsidRPr="008A6F31">
        <w:rPr>
          <w:rFonts w:ascii="Times New Roman" w:hAnsi="Times New Roman" w:cs="Times New Roman"/>
          <w:color w:val="000000" w:themeColor="text1"/>
        </w:rPr>
        <w:t xml:space="preserve"> </w:t>
      </w:r>
    </w:p>
    <w:p w14:paraId="299F28A7" w14:textId="77777777" w:rsidR="00E25CC4" w:rsidRDefault="00E25CC4" w:rsidP="00EC21C3">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78381456" w14:textId="49C8B322" w:rsidR="00B33D44" w:rsidRPr="00D5596F" w:rsidRDefault="00EC21C3" w:rsidP="00EC21C3">
      <w:pPr>
        <w:textAlignment w:val="baseline"/>
        <w:rPr>
          <w:rFonts w:ascii="Times New Roman" w:eastAsia="Times New Roman" w:hAnsi="Times New Roman" w:cs="Times New Roman"/>
          <w:b/>
          <w:bCs/>
          <w:color w:val="000000"/>
          <w:kern w:val="0"/>
          <w:bdr w:val="none" w:sz="0" w:space="0" w:color="auto" w:frame="1"/>
          <w:lang w:eastAsia="zh-CN"/>
          <w14:ligatures w14:val="none"/>
        </w:rPr>
      </w:pPr>
      <w:r w:rsidRPr="00EC21C3">
        <w:rPr>
          <w:rFonts w:ascii="Times New Roman" w:eastAsia="Times New Roman" w:hAnsi="Times New Roman" w:cs="Times New Roman"/>
          <w:b/>
          <w:bCs/>
          <w:color w:val="000000"/>
          <w:kern w:val="0"/>
          <w:bdr w:val="none" w:sz="0" w:space="0" w:color="auto" w:frame="1"/>
          <w:lang w:eastAsia="zh-CN"/>
          <w14:ligatures w14:val="none"/>
        </w:rPr>
        <w:br/>
        <w:t>2. It is quite strange to employ the Cause-specific Cox (CSC) models to estimate transition rates. Why is the common logistic regression model not considered? Moreover, what is the difference between Models 1 and 2 defined in Page 5?</w:t>
      </w:r>
      <w:r w:rsidRPr="00EC21C3">
        <w:rPr>
          <w:rFonts w:ascii="Times New Roman" w:eastAsia="Times New Roman" w:hAnsi="Times New Roman" w:cs="Times New Roman"/>
          <w:b/>
          <w:bCs/>
          <w:color w:val="000000"/>
          <w:kern w:val="0"/>
          <w:bdr w:val="none" w:sz="0" w:space="0" w:color="auto" w:frame="1"/>
          <w:lang w:eastAsia="zh-CN"/>
          <w14:ligatures w14:val="none"/>
        </w:rPr>
        <w:br/>
      </w:r>
    </w:p>
    <w:p w14:paraId="78D698CB" w14:textId="6C4D5C45" w:rsidR="004D49BF" w:rsidRPr="00A55ABB" w:rsidRDefault="00194E0B" w:rsidP="004D49BF">
      <w:pPr>
        <w:textAlignment w:val="baseline"/>
        <w:rPr>
          <w:rFonts w:ascii="Times New Roman" w:eastAsia="Times New Roman" w:hAnsi="Times New Roman" w:cs="Times New Roman"/>
          <w:color w:val="000000"/>
          <w:kern w:val="0"/>
          <w:bdr w:val="none" w:sz="0" w:space="0" w:color="auto" w:frame="1"/>
          <w:lang w:eastAsia="zh-CN"/>
          <w14:ligatures w14:val="none"/>
        </w:rPr>
      </w:pPr>
      <w:r w:rsidRPr="00A55ABB">
        <w:rPr>
          <w:rFonts w:ascii="Times New Roman" w:eastAsia="Times New Roman" w:hAnsi="Times New Roman" w:cs="Times New Roman"/>
          <w:color w:val="000000"/>
          <w:kern w:val="0"/>
          <w:bdr w:val="none" w:sz="0" w:space="0" w:color="auto" w:frame="1"/>
          <w:lang w:eastAsia="zh-CN"/>
          <w14:ligatures w14:val="none"/>
        </w:rPr>
        <w:t xml:space="preserve">We agree with the author that </w:t>
      </w:r>
      <w:r w:rsidR="00741DFA" w:rsidRPr="00A55ABB">
        <w:rPr>
          <w:rFonts w:ascii="Times New Roman" w:eastAsia="Times New Roman" w:hAnsi="Times New Roman" w:cs="Times New Roman"/>
          <w:color w:val="000000"/>
          <w:kern w:val="0"/>
          <w:bdr w:val="none" w:sz="0" w:space="0" w:color="auto" w:frame="1"/>
          <w:lang w:eastAsia="zh-CN"/>
          <w14:ligatures w14:val="none"/>
        </w:rPr>
        <w:t>pooled logistic regression can be used to the long format data</w:t>
      </w:r>
      <w:r w:rsidR="006D7E16" w:rsidRPr="00A55ABB">
        <w:rPr>
          <w:rFonts w:ascii="Times New Roman" w:eastAsia="Times New Roman" w:hAnsi="Times New Roman" w:cs="Times New Roman"/>
          <w:color w:val="000000"/>
          <w:kern w:val="0"/>
          <w:bdr w:val="none" w:sz="0" w:space="0" w:color="auto" w:frame="1"/>
          <w:lang w:eastAsia="zh-CN"/>
          <w14:ligatures w14:val="none"/>
        </w:rPr>
        <w:t xml:space="preserve"> (count process data)</w:t>
      </w:r>
      <w:r w:rsidR="00902FB8" w:rsidRPr="00A55ABB">
        <w:rPr>
          <w:rFonts w:ascii="Times New Roman" w:eastAsia="Times New Roman" w:hAnsi="Times New Roman" w:cs="Times New Roman"/>
          <w:color w:val="000000"/>
          <w:kern w:val="0"/>
          <w:bdr w:val="none" w:sz="0" w:space="0" w:color="auto" w:frame="1"/>
          <w:lang w:eastAsia="zh-CN"/>
          <w14:ligatures w14:val="none"/>
        </w:rPr>
        <w:t xml:space="preserve">. </w:t>
      </w:r>
      <w:r w:rsidR="00B24617" w:rsidRPr="00A55ABB">
        <w:rPr>
          <w:rFonts w:ascii="Times New Roman" w:eastAsia="Times New Roman" w:hAnsi="Times New Roman" w:cs="Times New Roman"/>
          <w:color w:val="000000"/>
          <w:kern w:val="0"/>
          <w:bdr w:val="none" w:sz="0" w:space="0" w:color="auto" w:frame="1"/>
          <w:lang w:eastAsia="zh-CN"/>
          <w14:ligatures w14:val="none"/>
        </w:rPr>
        <w:t xml:space="preserve">Conditional logistic regression can be applied which can deal with outcomes &gt;=2 categories. </w:t>
      </w:r>
      <w:r w:rsidR="00902FB8" w:rsidRPr="00A55ABB">
        <w:rPr>
          <w:rFonts w:ascii="Times New Roman" w:eastAsia="Times New Roman" w:hAnsi="Times New Roman" w:cs="Times New Roman"/>
          <w:color w:val="000000"/>
          <w:kern w:val="0"/>
          <w:bdr w:val="none" w:sz="0" w:space="0" w:color="auto" w:frame="1"/>
          <w:lang w:eastAsia="zh-CN"/>
          <w14:ligatures w14:val="none"/>
        </w:rPr>
        <w:t xml:space="preserve">However, </w:t>
      </w:r>
      <w:r w:rsidR="00B24617" w:rsidRPr="00A55ABB">
        <w:rPr>
          <w:rFonts w:ascii="Times New Roman" w:eastAsia="Times New Roman" w:hAnsi="Times New Roman" w:cs="Times New Roman"/>
          <w:color w:val="000000"/>
          <w:kern w:val="0"/>
          <w:bdr w:val="none" w:sz="0" w:space="0" w:color="auto" w:frame="1"/>
          <w:lang w:eastAsia="zh-CN"/>
          <w14:ligatures w14:val="none"/>
        </w:rPr>
        <w:t>logistic model cannot take time to event into account.</w:t>
      </w:r>
      <w:r w:rsidR="00C20241" w:rsidRPr="00A55ABB">
        <w:rPr>
          <w:rFonts w:ascii="Times New Roman" w:eastAsia="Times New Roman" w:hAnsi="Times New Roman" w:cs="Times New Roman"/>
          <w:color w:val="000000"/>
          <w:kern w:val="0"/>
          <w:bdr w:val="none" w:sz="0" w:space="0" w:color="auto" w:frame="1"/>
          <w:lang w:eastAsia="zh-CN"/>
          <w14:ligatures w14:val="none"/>
        </w:rPr>
        <w:t xml:space="preserve"> </w:t>
      </w:r>
      <w:r w:rsidR="004D49BF" w:rsidRPr="00A55ABB">
        <w:rPr>
          <w:rFonts w:ascii="Times New Roman" w:eastAsia="Times New Roman" w:hAnsi="Times New Roman" w:cs="Times New Roman"/>
          <w:color w:val="000000"/>
          <w:kern w:val="0"/>
          <w:bdr w:val="none" w:sz="0" w:space="0" w:color="auto" w:frame="1"/>
          <w:lang w:eastAsia="zh-CN"/>
          <w14:ligatures w14:val="none"/>
        </w:rPr>
        <w:t xml:space="preserve">Cox models </w:t>
      </w:r>
      <w:r w:rsidR="00B24617" w:rsidRPr="00A55ABB">
        <w:rPr>
          <w:rFonts w:ascii="Times New Roman" w:eastAsia="Times New Roman" w:hAnsi="Times New Roman" w:cs="Times New Roman"/>
          <w:color w:val="000000"/>
          <w:kern w:val="0"/>
          <w:bdr w:val="none" w:sz="0" w:space="0" w:color="auto" w:frame="1"/>
          <w:lang w:eastAsia="zh-CN"/>
          <w14:ligatures w14:val="none"/>
        </w:rPr>
        <w:t xml:space="preserve">take time to event into account and </w:t>
      </w:r>
      <w:r w:rsidR="00C20241" w:rsidRPr="00A55ABB">
        <w:rPr>
          <w:rFonts w:ascii="Times New Roman" w:eastAsia="Times New Roman" w:hAnsi="Times New Roman" w:cs="Times New Roman"/>
          <w:color w:val="000000"/>
          <w:kern w:val="0"/>
          <w:bdr w:val="none" w:sz="0" w:space="0" w:color="auto" w:frame="1"/>
          <w:lang w:eastAsia="zh-CN"/>
          <w14:ligatures w14:val="none"/>
        </w:rPr>
        <w:t xml:space="preserve">Cause-specific Cox model </w:t>
      </w:r>
      <w:r w:rsidR="00B24617" w:rsidRPr="00A55ABB">
        <w:rPr>
          <w:rFonts w:ascii="Times New Roman" w:eastAsia="Times New Roman" w:hAnsi="Times New Roman" w:cs="Times New Roman"/>
          <w:color w:val="000000"/>
          <w:kern w:val="0"/>
          <w:bdr w:val="none" w:sz="0" w:space="0" w:color="auto" w:frame="1"/>
          <w:lang w:eastAsia="zh-CN"/>
          <w14:ligatures w14:val="none"/>
        </w:rPr>
        <w:t xml:space="preserve">can deal with </w:t>
      </w:r>
      <w:r w:rsidR="004D49BF" w:rsidRPr="00A55ABB">
        <w:rPr>
          <w:rFonts w:ascii="Times New Roman" w:eastAsia="Times New Roman" w:hAnsi="Times New Roman" w:cs="Times New Roman"/>
          <w:color w:val="000000"/>
          <w:kern w:val="0"/>
          <w:bdr w:val="none" w:sz="0" w:space="0" w:color="auto" w:frame="1"/>
          <w:lang w:eastAsia="zh-CN"/>
          <w14:ligatures w14:val="none"/>
        </w:rPr>
        <w:t>competing risks</w:t>
      </w:r>
      <w:r w:rsidR="00C20241" w:rsidRPr="00A55ABB">
        <w:rPr>
          <w:rFonts w:ascii="Times New Roman" w:eastAsia="Times New Roman" w:hAnsi="Times New Roman" w:cs="Times New Roman"/>
          <w:color w:val="000000"/>
          <w:kern w:val="0"/>
          <w:bdr w:val="none" w:sz="0" w:space="0" w:color="auto" w:frame="1"/>
          <w:lang w:eastAsia="zh-CN"/>
          <w14:ligatures w14:val="none"/>
        </w:rPr>
        <w:t xml:space="preserve"> with &gt;=2 categories. </w:t>
      </w:r>
    </w:p>
    <w:p w14:paraId="533D7C4E" w14:textId="77777777" w:rsidR="004D49BF" w:rsidRPr="00A55ABB" w:rsidRDefault="004D49BF" w:rsidP="00EC21C3">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77768780" w14:textId="75034457" w:rsidR="008E65BA" w:rsidRPr="00A55ABB" w:rsidRDefault="00C20241" w:rsidP="00C20241">
      <w:pPr>
        <w:textAlignment w:val="baseline"/>
        <w:rPr>
          <w:rFonts w:ascii="Times New Roman" w:eastAsia="Times New Roman" w:hAnsi="Times New Roman" w:cs="Times New Roman"/>
          <w:color w:val="000000"/>
          <w:kern w:val="0"/>
          <w:bdr w:val="none" w:sz="0" w:space="0" w:color="auto" w:frame="1"/>
          <w:lang w:eastAsia="zh-CN"/>
          <w14:ligatures w14:val="none"/>
        </w:rPr>
      </w:pPr>
      <w:r w:rsidRPr="00A55ABB">
        <w:rPr>
          <w:rFonts w:ascii="Times New Roman" w:eastAsia="Times New Roman" w:hAnsi="Times New Roman" w:cs="Times New Roman"/>
          <w:color w:val="000000"/>
          <w:kern w:val="0"/>
          <w:bdr w:val="none" w:sz="0" w:space="0" w:color="auto" w:frame="1"/>
          <w:lang w:eastAsia="zh-CN"/>
          <w14:ligatures w14:val="none"/>
        </w:rPr>
        <w:t xml:space="preserve">Model </w:t>
      </w:r>
      <w:r w:rsidR="0025700B" w:rsidRPr="00A55ABB">
        <w:rPr>
          <w:rFonts w:ascii="Times New Roman" w:eastAsia="Times New Roman" w:hAnsi="Times New Roman" w:cs="Times New Roman"/>
          <w:color w:val="000000"/>
          <w:kern w:val="0"/>
          <w:bdr w:val="none" w:sz="0" w:space="0" w:color="auto" w:frame="1"/>
          <w:lang w:eastAsia="zh-CN"/>
          <w14:ligatures w14:val="none"/>
        </w:rPr>
        <w:t xml:space="preserve">1 estimates </w:t>
      </w:r>
      <w:r w:rsidR="00CF17B1" w:rsidRPr="00A55ABB">
        <w:rPr>
          <w:rFonts w:ascii="Times New Roman" w:eastAsia="Times New Roman" w:hAnsi="Times New Roman" w:cs="Times New Roman"/>
          <w:color w:val="000000"/>
          <w:kern w:val="0"/>
          <w:bdr w:val="none" w:sz="0" w:space="0" w:color="auto" w:frame="1"/>
          <w:lang w:eastAsia="zh-CN"/>
          <w14:ligatures w14:val="none"/>
        </w:rPr>
        <w:t xml:space="preserve">hazards of developing </w:t>
      </w:r>
      <w:r w:rsidR="006F23BF" w:rsidRPr="00A55ABB">
        <w:rPr>
          <w:rFonts w:ascii="Times New Roman" w:hAnsi="Times New Roman" w:cs="Times New Roman"/>
          <w:bCs/>
        </w:rPr>
        <w:t>S</w:t>
      </w:r>
      <w:r w:rsidR="006F23BF" w:rsidRPr="00A55ABB">
        <w:rPr>
          <w:rFonts w:ascii="Times New Roman" w:hAnsi="Times New Roman" w:cs="Times New Roman"/>
          <w:bCs/>
          <w:vertAlign w:val="subscript"/>
        </w:rPr>
        <w:t>1</w:t>
      </w:r>
      <w:r w:rsidR="006F23BF" w:rsidRPr="00A55ABB">
        <w:rPr>
          <w:rFonts w:ascii="Times New Roman" w:hAnsi="Times New Roman" w:cs="Times New Roman"/>
          <w:bCs/>
        </w:rPr>
        <w:t>, S</w:t>
      </w:r>
      <w:r w:rsidR="006F23BF" w:rsidRPr="00A55ABB">
        <w:rPr>
          <w:rFonts w:ascii="Times New Roman" w:hAnsi="Times New Roman" w:cs="Times New Roman"/>
          <w:bCs/>
          <w:vertAlign w:val="subscript"/>
        </w:rPr>
        <w:t>2</w:t>
      </w:r>
      <w:r w:rsidR="006F23BF" w:rsidRPr="00A55ABB">
        <w:rPr>
          <w:rFonts w:ascii="Times New Roman" w:hAnsi="Times New Roman" w:cs="Times New Roman"/>
          <w:bCs/>
        </w:rPr>
        <w:t>, S</w:t>
      </w:r>
      <w:r w:rsidR="006F23BF" w:rsidRPr="00A55ABB">
        <w:rPr>
          <w:rFonts w:ascii="Times New Roman" w:hAnsi="Times New Roman" w:cs="Times New Roman"/>
          <w:bCs/>
          <w:vertAlign w:val="subscript"/>
        </w:rPr>
        <w:t>3</w:t>
      </w:r>
      <w:r w:rsidR="006F23BF" w:rsidRPr="00A55ABB">
        <w:rPr>
          <w:rFonts w:ascii="Times New Roman" w:hAnsi="Times New Roman" w:cs="Times New Roman"/>
          <w:bCs/>
        </w:rPr>
        <w:t>, or S</w:t>
      </w:r>
      <w:r w:rsidR="006F23BF" w:rsidRPr="00A55ABB">
        <w:rPr>
          <w:rFonts w:ascii="Times New Roman" w:hAnsi="Times New Roman" w:cs="Times New Roman"/>
          <w:bCs/>
          <w:vertAlign w:val="subscript"/>
        </w:rPr>
        <w:t>4</w:t>
      </w:r>
      <w:r w:rsidR="006F23BF" w:rsidRPr="00A55ABB">
        <w:rPr>
          <w:rFonts w:ascii="Times New Roman" w:hAnsi="Times New Roman" w:cs="Times New Roman"/>
          <w:bCs/>
        </w:rPr>
        <w:t xml:space="preserve"> states from S</w:t>
      </w:r>
      <w:r w:rsidR="006F23BF" w:rsidRPr="00A55ABB">
        <w:rPr>
          <w:rFonts w:ascii="Times New Roman" w:hAnsi="Times New Roman" w:cs="Times New Roman"/>
          <w:bCs/>
          <w:vertAlign w:val="subscript"/>
        </w:rPr>
        <w:t>0</w:t>
      </w:r>
      <w:r w:rsidR="006F23BF" w:rsidRPr="00A55ABB">
        <w:rPr>
          <w:rFonts w:ascii="Times New Roman" w:hAnsi="Times New Roman" w:cs="Times New Roman"/>
          <w:bCs/>
        </w:rPr>
        <w:t xml:space="preserve"> state. </w:t>
      </w:r>
    </w:p>
    <w:p w14:paraId="2B546CF7" w14:textId="77777777" w:rsidR="00A55ABB" w:rsidRDefault="00A55ABB" w:rsidP="006F23BF">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26DEFD83" w14:textId="2B31AA06" w:rsidR="006F23BF" w:rsidRPr="00A55ABB" w:rsidRDefault="006F23BF" w:rsidP="006F23BF">
      <w:pPr>
        <w:textAlignment w:val="baseline"/>
        <w:rPr>
          <w:rFonts w:ascii="Times New Roman" w:hAnsi="Times New Roman" w:cs="Times New Roman"/>
          <w:bCs/>
        </w:rPr>
      </w:pPr>
      <w:r w:rsidRPr="00A55ABB">
        <w:rPr>
          <w:rFonts w:ascii="Times New Roman" w:eastAsia="Times New Roman" w:hAnsi="Times New Roman" w:cs="Times New Roman"/>
          <w:color w:val="000000"/>
          <w:kern w:val="0"/>
          <w:bdr w:val="none" w:sz="0" w:space="0" w:color="auto" w:frame="1"/>
          <w:lang w:eastAsia="zh-CN"/>
          <w14:ligatures w14:val="none"/>
        </w:rPr>
        <w:t xml:space="preserve">Model 2 estimates hazards of developing </w:t>
      </w:r>
      <w:r w:rsidRPr="00A55ABB">
        <w:rPr>
          <w:rFonts w:ascii="Times New Roman" w:hAnsi="Times New Roman" w:cs="Times New Roman"/>
          <w:bCs/>
        </w:rPr>
        <w:t>S</w:t>
      </w:r>
      <w:r w:rsidRPr="00A55ABB">
        <w:rPr>
          <w:rFonts w:ascii="Times New Roman" w:hAnsi="Times New Roman" w:cs="Times New Roman"/>
          <w:bCs/>
          <w:vertAlign w:val="subscript"/>
        </w:rPr>
        <w:t>2</w:t>
      </w:r>
      <w:r w:rsidRPr="00A55ABB">
        <w:rPr>
          <w:rFonts w:ascii="Times New Roman" w:hAnsi="Times New Roman" w:cs="Times New Roman"/>
          <w:bCs/>
        </w:rPr>
        <w:t>, S</w:t>
      </w:r>
      <w:r w:rsidRPr="00A55ABB">
        <w:rPr>
          <w:rFonts w:ascii="Times New Roman" w:hAnsi="Times New Roman" w:cs="Times New Roman"/>
          <w:bCs/>
          <w:vertAlign w:val="subscript"/>
        </w:rPr>
        <w:t>3</w:t>
      </w:r>
      <w:r w:rsidRPr="00A55ABB">
        <w:rPr>
          <w:rFonts w:ascii="Times New Roman" w:hAnsi="Times New Roman" w:cs="Times New Roman"/>
          <w:bCs/>
        </w:rPr>
        <w:t>, or S</w:t>
      </w:r>
      <w:r w:rsidRPr="00A55ABB">
        <w:rPr>
          <w:rFonts w:ascii="Times New Roman" w:hAnsi="Times New Roman" w:cs="Times New Roman"/>
          <w:bCs/>
          <w:vertAlign w:val="subscript"/>
        </w:rPr>
        <w:t>4</w:t>
      </w:r>
      <w:r w:rsidRPr="00A55ABB">
        <w:rPr>
          <w:rFonts w:ascii="Times New Roman" w:hAnsi="Times New Roman" w:cs="Times New Roman"/>
          <w:bCs/>
        </w:rPr>
        <w:t xml:space="preserve"> states from S</w:t>
      </w:r>
      <w:r w:rsidRPr="00A55ABB">
        <w:rPr>
          <w:rFonts w:ascii="Times New Roman" w:hAnsi="Times New Roman" w:cs="Times New Roman"/>
          <w:bCs/>
          <w:vertAlign w:val="subscript"/>
        </w:rPr>
        <w:t>1</w:t>
      </w:r>
      <w:r w:rsidRPr="00A55ABB">
        <w:rPr>
          <w:rFonts w:ascii="Times New Roman" w:hAnsi="Times New Roman" w:cs="Times New Roman"/>
          <w:bCs/>
        </w:rPr>
        <w:t xml:space="preserve"> state. </w:t>
      </w:r>
    </w:p>
    <w:p w14:paraId="628944F8" w14:textId="54D78479" w:rsidR="006F23BF" w:rsidRPr="007C4EFE" w:rsidRDefault="006F23BF" w:rsidP="006F23BF">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63F89244" w14:textId="77777777" w:rsidR="007C4EFE" w:rsidRDefault="007C4EFE" w:rsidP="00EC21C3">
      <w:pPr>
        <w:textAlignment w:val="baseline"/>
        <w:rPr>
          <w:rFonts w:ascii="Times New Roman" w:eastAsia="Times New Roman" w:hAnsi="Times New Roman" w:cs="Times New Roman"/>
          <w:b/>
          <w:bCs/>
          <w:color w:val="000000"/>
          <w:kern w:val="0"/>
          <w:bdr w:val="none" w:sz="0" w:space="0" w:color="auto" w:frame="1"/>
          <w:lang w:eastAsia="zh-CN"/>
          <w14:ligatures w14:val="none"/>
        </w:rPr>
      </w:pPr>
    </w:p>
    <w:p w14:paraId="4268238C" w14:textId="6D422388" w:rsidR="004E5D2F" w:rsidRDefault="00EC21C3" w:rsidP="00EC21C3">
      <w:pPr>
        <w:textAlignment w:val="baseline"/>
        <w:rPr>
          <w:rFonts w:ascii="Times New Roman" w:eastAsia="Times New Roman" w:hAnsi="Times New Roman" w:cs="Times New Roman"/>
          <w:b/>
          <w:bCs/>
          <w:color w:val="000000"/>
          <w:kern w:val="0"/>
          <w:bdr w:val="none" w:sz="0" w:space="0" w:color="auto" w:frame="1"/>
          <w:lang w:eastAsia="zh-CN"/>
          <w14:ligatures w14:val="none"/>
        </w:rPr>
      </w:pPr>
      <w:r w:rsidRPr="00EC21C3">
        <w:rPr>
          <w:rFonts w:ascii="Times New Roman" w:eastAsia="Times New Roman" w:hAnsi="Times New Roman" w:cs="Times New Roman"/>
          <w:b/>
          <w:bCs/>
          <w:color w:val="000000"/>
          <w:kern w:val="0"/>
          <w:bdr w:val="none" w:sz="0" w:space="0" w:color="auto" w:frame="1"/>
          <w:lang w:eastAsia="zh-CN"/>
          <w14:ligatures w14:val="none"/>
        </w:rPr>
        <w:br/>
        <w:t>3. The results of the simulation study are not presented clearly.  In my view of point, the MSEs are quite large which indicate that the parameters are not estimated correctly.</w:t>
      </w:r>
      <w:r w:rsidRPr="00EC21C3">
        <w:rPr>
          <w:rFonts w:ascii="Times New Roman" w:eastAsia="Times New Roman" w:hAnsi="Times New Roman" w:cs="Times New Roman"/>
          <w:b/>
          <w:bCs/>
          <w:color w:val="000000"/>
          <w:kern w:val="0"/>
          <w:bdr w:val="none" w:sz="0" w:space="0" w:color="auto" w:frame="1"/>
          <w:lang w:eastAsia="zh-CN"/>
          <w14:ligatures w14:val="none"/>
        </w:rPr>
        <w:br/>
      </w:r>
    </w:p>
    <w:p w14:paraId="31F7D753" w14:textId="681ABC7E" w:rsidR="00D420A4" w:rsidRPr="00D420A4" w:rsidRDefault="00C26F03" w:rsidP="00D420A4">
      <w:pPr>
        <w:textAlignment w:val="baseline"/>
        <w:rPr>
          <w:rFonts w:ascii="Times New Roman" w:eastAsia="Times New Roman" w:hAnsi="Times New Roman" w:cs="Times New Roman"/>
          <w:color w:val="000000"/>
          <w:kern w:val="0"/>
          <w:bdr w:val="none" w:sz="0" w:space="0" w:color="auto" w:frame="1"/>
          <w:lang w:eastAsia="zh-CN"/>
          <w14:ligatures w14:val="none"/>
        </w:rPr>
      </w:pPr>
      <w:r>
        <w:rPr>
          <w:rFonts w:ascii="Times New Roman" w:eastAsia="Times New Roman" w:hAnsi="Times New Roman" w:cs="Times New Roman"/>
          <w:color w:val="000000"/>
          <w:kern w:val="0"/>
          <w:bdr w:val="none" w:sz="0" w:space="0" w:color="auto" w:frame="1"/>
          <w:lang w:eastAsia="zh-CN"/>
          <w14:ligatures w14:val="none"/>
        </w:rPr>
        <w:t xml:space="preserve">The large MSE is </w:t>
      </w:r>
      <w:r w:rsidR="008E65BA">
        <w:rPr>
          <w:rFonts w:ascii="Times New Roman" w:eastAsia="Times New Roman" w:hAnsi="Times New Roman" w:cs="Times New Roman"/>
          <w:color w:val="000000"/>
          <w:kern w:val="0"/>
          <w:bdr w:val="none" w:sz="0" w:space="0" w:color="auto" w:frame="1"/>
          <w:lang w:eastAsia="zh-CN"/>
          <w14:ligatures w14:val="none"/>
        </w:rPr>
        <w:t>due to the low coverage rate</w:t>
      </w:r>
      <w:r>
        <w:rPr>
          <w:rFonts w:ascii="Times New Roman" w:eastAsia="Times New Roman" w:hAnsi="Times New Roman" w:cs="Times New Roman"/>
          <w:color w:val="000000"/>
          <w:kern w:val="0"/>
          <w:bdr w:val="none" w:sz="0" w:space="0" w:color="auto" w:frame="1"/>
          <w:lang w:eastAsia="zh-CN"/>
          <w14:ligatures w14:val="none"/>
        </w:rPr>
        <w:t xml:space="preserve"> for some state transition. </w:t>
      </w:r>
      <w:r w:rsidR="00D420A4">
        <w:rPr>
          <w:rFonts w:ascii="Times New Roman" w:eastAsia="Times New Roman" w:hAnsi="Times New Roman" w:cs="Times New Roman"/>
          <w:color w:val="000000"/>
          <w:kern w:val="0"/>
          <w:bdr w:val="none" w:sz="0" w:space="0" w:color="auto" w:frame="1"/>
          <w:lang w:eastAsia="zh-CN"/>
          <w14:ligatures w14:val="none"/>
        </w:rPr>
        <w:t xml:space="preserve">This is particularly observed for </w:t>
      </w:r>
      <w:r w:rsidR="00A55ABB">
        <w:rPr>
          <w:rFonts w:ascii="Times New Roman" w:eastAsia="Times New Roman" w:hAnsi="Times New Roman" w:cs="Times New Roman"/>
          <w:color w:val="000000"/>
          <w:kern w:val="0"/>
          <w:bdr w:val="none" w:sz="0" w:space="0" w:color="auto" w:frame="1"/>
          <w:lang w:eastAsia="zh-CN"/>
          <w14:ligatures w14:val="none"/>
        </w:rPr>
        <w:t>non-constant</w:t>
      </w:r>
      <w:r w:rsidR="00D420A4">
        <w:rPr>
          <w:rFonts w:ascii="Times New Roman" w:eastAsia="Times New Roman" w:hAnsi="Times New Roman" w:cs="Times New Roman"/>
          <w:color w:val="000000"/>
          <w:kern w:val="0"/>
          <w:bdr w:val="none" w:sz="0" w:space="0" w:color="auto" w:frame="1"/>
          <w:lang w:eastAsia="zh-CN"/>
          <w14:ligatures w14:val="none"/>
        </w:rPr>
        <w:t xml:space="preserve"> </w:t>
      </w:r>
      <w:r w:rsidR="00A55ABB">
        <w:rPr>
          <w:rFonts w:ascii="Times New Roman" w:eastAsia="Times New Roman" w:hAnsi="Times New Roman" w:cs="Times New Roman"/>
          <w:color w:val="000000"/>
          <w:kern w:val="0"/>
          <w:bdr w:val="none" w:sz="0" w:space="0" w:color="auto" w:frame="1"/>
          <w:lang w:eastAsia="zh-CN"/>
          <w14:ligatures w14:val="none"/>
        </w:rPr>
        <w:t>rates</w:t>
      </w:r>
      <w:r w:rsidR="00D420A4">
        <w:rPr>
          <w:rFonts w:ascii="Times New Roman" w:eastAsia="Times New Roman" w:hAnsi="Times New Roman" w:cs="Times New Roman"/>
          <w:color w:val="000000"/>
          <w:kern w:val="0"/>
          <w:bdr w:val="none" w:sz="0" w:space="0" w:color="auto" w:frame="1"/>
          <w:lang w:eastAsia="zh-CN"/>
          <w14:ligatures w14:val="none"/>
        </w:rPr>
        <w:t xml:space="preserve">. As to why low coverage rate occurred, </w:t>
      </w:r>
      <w:r w:rsidR="00D420A4">
        <w:rPr>
          <w:rFonts w:ascii="Times New Roman" w:hAnsi="Times New Roman" w:cs="Times New Roman"/>
        </w:rPr>
        <w:t>p</w:t>
      </w:r>
      <w:r w:rsidR="00D420A4" w:rsidRPr="005D40EB">
        <w:rPr>
          <w:rFonts w:ascii="Times New Roman" w:hAnsi="Times New Roman" w:cs="Times New Roman"/>
        </w:rPr>
        <w:t xml:space="preserve">lease see our detailed </w:t>
      </w:r>
      <w:r w:rsidR="00D420A4" w:rsidRPr="005D40EB">
        <w:rPr>
          <w:rFonts w:ascii="Times New Roman" w:hAnsi="Times New Roman" w:cs="Times New Roman"/>
        </w:rPr>
        <w:lastRenderedPageBreak/>
        <w:t xml:space="preserve">reply </w:t>
      </w:r>
      <w:r w:rsidR="00D420A4">
        <w:rPr>
          <w:rFonts w:ascii="Times New Roman" w:hAnsi="Times New Roman" w:cs="Times New Roman"/>
        </w:rPr>
        <w:t>on page 2 of this letter</w:t>
      </w:r>
      <w:r w:rsidR="00D420A4" w:rsidRPr="005D40EB">
        <w:rPr>
          <w:rFonts w:ascii="Times New Roman" w:hAnsi="Times New Roman" w:cs="Times New Roman"/>
        </w:rPr>
        <w:t xml:space="preserve">. In brief, as far as we know, there is no function in R that can directly estimate hazard from Cox model. </w:t>
      </w:r>
      <w:r w:rsidR="00D420A4">
        <w:rPr>
          <w:rFonts w:ascii="Times New Roman" w:hAnsi="Times New Roman" w:cs="Times New Roman"/>
        </w:rPr>
        <w:t>Additionally</w:t>
      </w:r>
      <w:r w:rsidR="00D420A4" w:rsidRPr="005D40EB">
        <w:rPr>
          <w:rFonts w:ascii="Times New Roman" w:hAnsi="Times New Roman" w:cs="Times New Roman"/>
        </w:rPr>
        <w:t>, although we modeled time (</w:t>
      </w:r>
      <w:r w:rsidR="00D420A4">
        <w:rPr>
          <w:rFonts w:ascii="Times New Roman" w:hAnsi="Times New Roman" w:cs="Times New Roman"/>
        </w:rPr>
        <w:t xml:space="preserve">such as </w:t>
      </w:r>
      <w:r w:rsidR="00D420A4" w:rsidRPr="005D40EB">
        <w:rPr>
          <w:rFonts w:ascii="Times New Roman" w:hAnsi="Times New Roman" w:cs="Times New Roman"/>
        </w:rPr>
        <w:t xml:space="preserve">age) flexibly in spline functions, this parametrical modeling </w:t>
      </w:r>
      <w:r w:rsidR="00D420A4">
        <w:rPr>
          <w:rFonts w:ascii="Times New Roman" w:hAnsi="Times New Roman" w:cs="Times New Roman"/>
        </w:rPr>
        <w:t>could</w:t>
      </w:r>
      <w:r w:rsidR="00D420A4" w:rsidRPr="005D40EB">
        <w:rPr>
          <w:rFonts w:ascii="Times New Roman" w:hAnsi="Times New Roman" w:cs="Times New Roman"/>
        </w:rPr>
        <w:t xml:space="preserve"> cause model misspecification that </w:t>
      </w:r>
      <w:r w:rsidR="00D420A4">
        <w:rPr>
          <w:rFonts w:ascii="Times New Roman" w:hAnsi="Times New Roman" w:cs="Times New Roman"/>
        </w:rPr>
        <w:t xml:space="preserve">lowered coverage rate.  </w:t>
      </w:r>
    </w:p>
    <w:p w14:paraId="3ECFD632" w14:textId="77777777" w:rsidR="00D420A4" w:rsidRDefault="00D420A4" w:rsidP="00EC21C3">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0D8C4813" w14:textId="461F6E3C" w:rsidR="0038440A" w:rsidRDefault="00236AE2" w:rsidP="00EC21C3">
      <w:pPr>
        <w:textAlignment w:val="baseline"/>
        <w:rPr>
          <w:rFonts w:ascii="Times New Roman" w:eastAsia="Times New Roman" w:hAnsi="Times New Roman" w:cs="Times New Roman"/>
          <w:color w:val="000000"/>
          <w:kern w:val="0"/>
          <w:bdr w:val="none" w:sz="0" w:space="0" w:color="auto" w:frame="1"/>
          <w:lang w:eastAsia="zh-CN"/>
          <w14:ligatures w14:val="none"/>
        </w:rPr>
      </w:pPr>
      <w:r>
        <w:rPr>
          <w:rFonts w:ascii="Times New Roman" w:eastAsia="Times New Roman" w:hAnsi="Times New Roman" w:cs="Times New Roman"/>
          <w:color w:val="000000"/>
          <w:kern w:val="0"/>
          <w:bdr w:val="none" w:sz="0" w:space="0" w:color="auto" w:frame="1"/>
          <w:lang w:eastAsia="zh-CN"/>
          <w14:ligatures w14:val="none"/>
        </w:rPr>
        <w:t>Now we have changed the mean MSE to median MSE</w:t>
      </w:r>
      <w:r w:rsidR="006E7FA9">
        <w:rPr>
          <w:rFonts w:ascii="Times New Roman" w:eastAsia="Times New Roman" w:hAnsi="Times New Roman" w:cs="Times New Roman"/>
          <w:color w:val="000000"/>
          <w:kern w:val="0"/>
          <w:bdr w:val="none" w:sz="0" w:space="0" w:color="auto" w:frame="1"/>
          <w:lang w:eastAsia="zh-CN"/>
          <w14:ligatures w14:val="none"/>
        </w:rPr>
        <w:t xml:space="preserve"> in table 1. </w:t>
      </w:r>
      <w:r w:rsidR="0038440A">
        <w:rPr>
          <w:rFonts w:ascii="Times New Roman" w:eastAsia="Times New Roman" w:hAnsi="Times New Roman" w:cs="Times New Roman"/>
          <w:color w:val="000000"/>
          <w:kern w:val="0"/>
          <w:bdr w:val="none" w:sz="0" w:space="0" w:color="auto" w:frame="1"/>
          <w:lang w:eastAsia="zh-CN"/>
          <w14:ligatures w14:val="none"/>
        </w:rPr>
        <w:t xml:space="preserve">Also, </w:t>
      </w:r>
      <w:r w:rsidR="00C26F03">
        <w:rPr>
          <w:rFonts w:ascii="Times New Roman" w:eastAsia="Times New Roman" w:hAnsi="Times New Roman" w:cs="Times New Roman"/>
          <w:color w:val="000000"/>
          <w:kern w:val="0"/>
          <w:bdr w:val="none" w:sz="0" w:space="0" w:color="auto" w:frame="1"/>
          <w:lang w:eastAsia="zh-CN"/>
          <w14:ligatures w14:val="none"/>
        </w:rPr>
        <w:t>please note that the transition rate i</w:t>
      </w:r>
      <w:r w:rsidR="00E021C9">
        <w:rPr>
          <w:rFonts w:ascii="Times New Roman" w:eastAsia="Times New Roman" w:hAnsi="Times New Roman" w:cs="Times New Roman"/>
          <w:color w:val="000000"/>
          <w:kern w:val="0"/>
          <w:bdr w:val="none" w:sz="0" w:space="0" w:color="auto" w:frame="1"/>
          <w:lang w:eastAsia="zh-CN"/>
          <w14:ligatures w14:val="none"/>
        </w:rPr>
        <w:t xml:space="preserve">s </w:t>
      </w:r>
      <w:r w:rsidR="00914064">
        <w:rPr>
          <w:rFonts w:ascii="Times New Roman" w:eastAsia="Times New Roman" w:hAnsi="Times New Roman" w:cs="Times New Roman"/>
          <w:color w:val="000000"/>
          <w:kern w:val="0"/>
          <w:bdr w:val="none" w:sz="0" w:space="0" w:color="auto" w:frame="1"/>
          <w:lang w:eastAsia="zh-CN"/>
          <w14:ligatures w14:val="none"/>
        </w:rPr>
        <w:t>presented</w:t>
      </w:r>
      <w:r w:rsidR="00E021C9">
        <w:rPr>
          <w:rFonts w:ascii="Times New Roman" w:eastAsia="Times New Roman" w:hAnsi="Times New Roman" w:cs="Times New Roman"/>
          <w:color w:val="000000"/>
          <w:kern w:val="0"/>
          <w:bdr w:val="none" w:sz="0" w:space="0" w:color="auto" w:frame="1"/>
          <w:lang w:eastAsia="zh-CN"/>
          <w14:ligatures w14:val="none"/>
        </w:rPr>
        <w:t xml:space="preserve"> as %</w:t>
      </w:r>
      <w:r w:rsidR="00914064">
        <w:rPr>
          <w:rFonts w:ascii="Times New Roman" w:eastAsia="Times New Roman" w:hAnsi="Times New Roman" w:cs="Times New Roman"/>
          <w:color w:val="000000"/>
          <w:kern w:val="0"/>
          <w:bdr w:val="none" w:sz="0" w:space="0" w:color="auto" w:frame="1"/>
          <w:lang w:eastAsia="zh-CN"/>
          <w14:ligatures w14:val="none"/>
        </w:rPr>
        <w:t xml:space="preserve"> and the scale is 0-100, rather than 0-1. This is why the MSE looks large. </w:t>
      </w:r>
    </w:p>
    <w:p w14:paraId="784C44D7" w14:textId="77777777" w:rsidR="00371F46" w:rsidRDefault="00371F46" w:rsidP="00EC21C3">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6BC3C959" w14:textId="77777777" w:rsidR="00371F46" w:rsidRPr="008E65BA" w:rsidRDefault="00371F46" w:rsidP="00EC21C3">
      <w:pPr>
        <w:textAlignment w:val="baseline"/>
        <w:rPr>
          <w:rFonts w:ascii="Times New Roman" w:eastAsia="Times New Roman" w:hAnsi="Times New Roman" w:cs="Times New Roman"/>
          <w:color w:val="000000"/>
          <w:kern w:val="0"/>
          <w:bdr w:val="none" w:sz="0" w:space="0" w:color="auto" w:frame="1"/>
          <w:lang w:eastAsia="zh-CN"/>
          <w14:ligatures w14:val="none"/>
        </w:rPr>
      </w:pPr>
    </w:p>
    <w:p w14:paraId="235912D2" w14:textId="44531562" w:rsidR="004E5D2F" w:rsidRPr="00A732D4" w:rsidRDefault="00EC21C3" w:rsidP="00EC21C3">
      <w:pPr>
        <w:textAlignment w:val="baseline"/>
        <w:rPr>
          <w:rFonts w:ascii="Times New Roman" w:eastAsia="Times New Roman" w:hAnsi="Times New Roman" w:cs="Times New Roman"/>
          <w:b/>
          <w:bCs/>
          <w:color w:val="000000"/>
          <w:kern w:val="0"/>
          <w:bdr w:val="none" w:sz="0" w:space="0" w:color="auto" w:frame="1"/>
          <w:lang w:eastAsia="zh-CN"/>
          <w14:ligatures w14:val="none"/>
        </w:rPr>
      </w:pPr>
      <w:r w:rsidRPr="00EC21C3">
        <w:rPr>
          <w:rFonts w:ascii="Times New Roman" w:eastAsia="Times New Roman" w:hAnsi="Times New Roman" w:cs="Times New Roman"/>
          <w:b/>
          <w:bCs/>
          <w:color w:val="000000"/>
          <w:kern w:val="0"/>
          <w:bdr w:val="none" w:sz="0" w:space="0" w:color="auto" w:frame="1"/>
          <w:lang w:eastAsia="zh-CN"/>
          <w14:ligatures w14:val="none"/>
        </w:rPr>
        <w:br/>
        <w:t>Reviewer 4</w:t>
      </w:r>
      <w:r w:rsidRPr="00EC21C3">
        <w:rPr>
          <w:rFonts w:ascii="Times New Roman" w:eastAsia="Times New Roman" w:hAnsi="Times New Roman" w:cs="Times New Roman"/>
          <w:b/>
          <w:bCs/>
          <w:color w:val="000000"/>
          <w:kern w:val="0"/>
          <w:bdr w:val="none" w:sz="0" w:space="0" w:color="auto" w:frame="1"/>
          <w:lang w:eastAsia="zh-CN"/>
          <w14:ligatures w14:val="none"/>
        </w:rPr>
        <w:br/>
        <w:t>Please see the report.</w:t>
      </w:r>
      <w:r w:rsidRPr="00EC21C3">
        <w:rPr>
          <w:rFonts w:ascii="Times New Roman" w:eastAsia="Times New Roman" w:hAnsi="Times New Roman" w:cs="Times New Roman"/>
          <w:b/>
          <w:bCs/>
          <w:color w:val="000000"/>
          <w:kern w:val="0"/>
          <w:bdr w:val="none" w:sz="0" w:space="0" w:color="auto" w:frame="1"/>
          <w:lang w:eastAsia="zh-CN"/>
          <w14:ligatures w14:val="none"/>
        </w:rPr>
        <w:br/>
      </w:r>
      <w:r w:rsidRPr="00EC21C3">
        <w:rPr>
          <w:rFonts w:ascii="Times New Roman" w:eastAsia="Times New Roman" w:hAnsi="Times New Roman" w:cs="Times New Roman"/>
          <w:b/>
          <w:bCs/>
          <w:color w:val="000000"/>
          <w:kern w:val="0"/>
          <w:bdr w:val="none" w:sz="0" w:space="0" w:color="auto" w:frame="1"/>
          <w:lang w:eastAsia="zh-CN"/>
          <w14:ligatures w14:val="none"/>
        </w:rPr>
        <w:br/>
        <w:t>Attachments:</w:t>
      </w:r>
      <w:r w:rsidRPr="00EC21C3">
        <w:rPr>
          <w:rFonts w:ascii="Times New Roman" w:eastAsia="Times New Roman" w:hAnsi="Times New Roman" w:cs="Times New Roman"/>
          <w:b/>
          <w:bCs/>
          <w:color w:val="000000"/>
          <w:kern w:val="0"/>
          <w:bdr w:val="none" w:sz="0" w:space="0" w:color="auto" w:frame="1"/>
          <w:lang w:eastAsia="zh-CN"/>
          <w14:ligatures w14:val="none"/>
        </w:rPr>
        <w:br/>
        <w:t>• </w:t>
      </w:r>
      <w:hyperlink r:id="rId12" w:tgtFrame="_blank" w:tooltip="Original URL: https://reviewer-feedback.springernature.com/download/attachment/96aae27d-d18b-44bb-a345-dab3a3019a3b. Click or tap if you trust this link." w:history="1">
        <w:r w:rsidRPr="00EC21C3">
          <w:rPr>
            <w:rFonts w:ascii="Times New Roman" w:eastAsia="Times New Roman" w:hAnsi="Times New Roman" w:cs="Times New Roman"/>
            <w:b/>
            <w:bCs/>
            <w:color w:val="0000FF"/>
            <w:kern w:val="0"/>
            <w:u w:val="single"/>
            <w:bdr w:val="none" w:sz="0" w:space="0" w:color="auto" w:frame="1"/>
            <w:lang w:eastAsia="zh-CN"/>
            <w14:ligatures w14:val="none"/>
          </w:rPr>
          <w:t>https://nam12.safelinks.protection.outlook.com/?url=https%3A%2F%2Freviewer-feedback.springernature.com%2Fdownload%2Fattachment%2F96aae27d-d18b-44bb-a345-dab3a3019a3b&amp;data=05%7C02%7C%7C12cce237fbea48c0146208dcb0c035ed%7C58b3d54f16c942d3af081fcabd095666%7C1%7C0%7C638579586794553074%7CUnknown%7CTWFpbGZsb3d8eyJWIjoiMC4wLjAwMDAiLCJQIjoiV2luMzIiLCJBTiI6Ik1haWwiLCJXVCI6Mn0%3D%7C0%7C%7C%7C&amp;sdata=hhZ6N1kJg3Pl9WZfTuVqG0VHfHugJ6dlZnJJT%2B09%2Bv8%3D&amp;reserved=0</w:t>
        </w:r>
      </w:hyperlink>
      <w:r w:rsidRPr="00EC21C3">
        <w:rPr>
          <w:rFonts w:ascii="Times New Roman" w:eastAsia="Times New Roman" w:hAnsi="Times New Roman" w:cs="Times New Roman"/>
          <w:b/>
          <w:bCs/>
          <w:color w:val="000000"/>
          <w:kern w:val="0"/>
          <w:bdr w:val="none" w:sz="0" w:space="0" w:color="auto" w:frame="1"/>
          <w:lang w:eastAsia="zh-CN"/>
          <w14:ligatures w14:val="none"/>
        </w:rPr>
        <w:br/>
      </w:r>
    </w:p>
    <w:p w14:paraId="1A44B963" w14:textId="77777777" w:rsidR="0074038F" w:rsidRDefault="004E5D2F" w:rsidP="00EC21C3">
      <w:pPr>
        <w:textAlignment w:val="baseline"/>
        <w:rPr>
          <w:rFonts w:ascii="Times New Roman" w:hAnsi="Times New Roman" w:cs="Times New Roman"/>
          <w:b/>
          <w:bCs/>
        </w:rPr>
      </w:pPr>
      <w:r w:rsidRPr="00A732D4">
        <w:rPr>
          <w:rFonts w:ascii="Times New Roman" w:hAnsi="Times New Roman" w:cs="Times New Roman"/>
          <w:b/>
          <w:bCs/>
        </w:rPr>
        <w:t xml:space="preserve">This paper proposes a method to tackle the non-Markov nature of multistate event-history data. By breaking later states into substates and reformatting the data structure to accommodate this framework, cause-specific Cox models are fitted to subsets of data, where the dependency on the previous states is incorporated by treating those states as covariates. Transition rates thus obtained are used to calculate state occupational probabilities and transition probabilities, utilizing existing theory for the... </w:t>
      </w:r>
    </w:p>
    <w:p w14:paraId="0E481634" w14:textId="77777777" w:rsidR="00E731D9" w:rsidRPr="00A732D4" w:rsidRDefault="00E731D9" w:rsidP="00EC21C3">
      <w:pPr>
        <w:textAlignment w:val="baseline"/>
        <w:rPr>
          <w:rFonts w:ascii="Times New Roman" w:hAnsi="Times New Roman" w:cs="Times New Roman"/>
          <w:b/>
          <w:bCs/>
        </w:rPr>
      </w:pPr>
    </w:p>
    <w:p w14:paraId="764DCFFD" w14:textId="77777777" w:rsidR="00E307AE" w:rsidRDefault="004E5D2F" w:rsidP="00EC21C3">
      <w:pPr>
        <w:textAlignment w:val="baseline"/>
        <w:rPr>
          <w:rFonts w:ascii="Times New Roman" w:hAnsi="Times New Roman" w:cs="Times New Roman"/>
          <w:b/>
          <w:bCs/>
        </w:rPr>
      </w:pPr>
      <w:r w:rsidRPr="00A732D4">
        <w:rPr>
          <w:rFonts w:ascii="Times New Roman" w:hAnsi="Times New Roman" w:cs="Times New Roman"/>
          <w:b/>
          <w:bCs/>
        </w:rPr>
        <w:t xml:space="preserve">A major issue is the lack of commentary on the framework compared to usual multi-state modeling. Essentially, the proposed methods need to split the data into multiple subsets for model fitting. In contrast, usual multistate modeling, e.g., semi-Markov models, which also aim to address the non-memoryless issue, utilize the whole data. </w:t>
      </w:r>
    </w:p>
    <w:p w14:paraId="407D986D" w14:textId="77777777" w:rsidR="00EB2CDD" w:rsidRDefault="00EB2CDD" w:rsidP="00EC21C3">
      <w:pPr>
        <w:textAlignment w:val="baseline"/>
        <w:rPr>
          <w:rFonts w:ascii="Times New Roman" w:hAnsi="Times New Roman" w:cs="Times New Roman"/>
          <w:b/>
          <w:bCs/>
        </w:rPr>
      </w:pPr>
    </w:p>
    <w:p w14:paraId="35D769A1" w14:textId="17206D0B" w:rsidR="00343420" w:rsidRPr="003129F6" w:rsidRDefault="4984C7AD" w:rsidP="00EC21C3">
      <w:pPr>
        <w:textAlignment w:val="baseline"/>
        <w:rPr>
          <w:rFonts w:ascii="Times New Roman" w:hAnsi="Times New Roman" w:cs="Times New Roman"/>
        </w:rPr>
      </w:pPr>
      <w:r w:rsidRPr="003129F6">
        <w:rPr>
          <w:rFonts w:ascii="Times New Roman" w:hAnsi="Times New Roman" w:cs="Times New Roman"/>
        </w:rPr>
        <w:t>We now add a commentary on the framework</w:t>
      </w:r>
      <w:r w:rsidR="106FB844" w:rsidRPr="003129F6">
        <w:rPr>
          <w:rFonts w:ascii="Times New Roman" w:hAnsi="Times New Roman" w:cs="Times New Roman"/>
        </w:rPr>
        <w:t xml:space="preserve"> in the</w:t>
      </w:r>
      <w:r w:rsidR="500E463C" w:rsidRPr="003129F6">
        <w:rPr>
          <w:rFonts w:ascii="Times New Roman" w:hAnsi="Times New Roman" w:cs="Times New Roman"/>
        </w:rPr>
        <w:t xml:space="preserve"> 2</w:t>
      </w:r>
      <w:r w:rsidR="500E463C" w:rsidRPr="003129F6">
        <w:rPr>
          <w:rFonts w:ascii="Times New Roman" w:hAnsi="Times New Roman" w:cs="Times New Roman"/>
          <w:vertAlign w:val="superscript"/>
        </w:rPr>
        <w:t>nd</w:t>
      </w:r>
      <w:r w:rsidR="500E463C" w:rsidRPr="003129F6">
        <w:rPr>
          <w:rFonts w:ascii="Times New Roman" w:hAnsi="Times New Roman" w:cs="Times New Roman"/>
        </w:rPr>
        <w:t xml:space="preserve"> paragraph of the</w:t>
      </w:r>
      <w:r w:rsidR="106FB844" w:rsidRPr="003129F6">
        <w:rPr>
          <w:rFonts w:ascii="Times New Roman" w:hAnsi="Times New Roman" w:cs="Times New Roman"/>
        </w:rPr>
        <w:t xml:space="preserve"> discussion section</w:t>
      </w:r>
      <w:r w:rsidRPr="003129F6">
        <w:rPr>
          <w:rFonts w:ascii="Times New Roman" w:hAnsi="Times New Roman" w:cs="Times New Roman"/>
        </w:rPr>
        <w:t>.</w:t>
      </w:r>
      <w:r w:rsidR="073F4FC2" w:rsidRPr="003129F6">
        <w:rPr>
          <w:rFonts w:ascii="Times New Roman" w:hAnsi="Times New Roman" w:cs="Times New Roman"/>
        </w:rPr>
        <w:t xml:space="preserve"> </w:t>
      </w:r>
      <w:r w:rsidR="500E463C" w:rsidRPr="003129F6">
        <w:rPr>
          <w:rFonts w:ascii="Times New Roman" w:hAnsi="Times New Roman" w:cs="Times New Roman"/>
        </w:rPr>
        <w:t>We compared our model to Markov and semi-Markov models</w:t>
      </w:r>
      <w:r w:rsidR="6004E686" w:rsidRPr="003129F6">
        <w:rPr>
          <w:rFonts w:ascii="Times New Roman" w:hAnsi="Times New Roman" w:cs="Times New Roman"/>
        </w:rPr>
        <w:t xml:space="preserve"> by stating that “Multi-state Markov regression models have been developed to describe the disease course. By splitting data into</w:t>
      </w:r>
      <w:r w:rsidR="48E40B09" w:rsidRPr="003129F6">
        <w:rPr>
          <w:rFonts w:ascii="Times New Roman" w:hAnsi="Times New Roman" w:cs="Times New Roman"/>
        </w:rPr>
        <w:t>e</w:t>
      </w:r>
      <w:r w:rsidR="6004E686" w:rsidRPr="003129F6">
        <w:rPr>
          <w:rFonts w:ascii="Times New Roman" w:hAnsi="Times New Roman" w:cs="Times New Roman"/>
        </w:rPr>
        <w:t xml:space="preserve"> subsets by disease states, </w:t>
      </w:r>
      <w:r w:rsidR="6004E686" w:rsidRPr="003129F6">
        <w:rPr>
          <w:rFonts w:ascii="Times New Roman" w:hAnsi="Times New Roman" w:cs="Times New Roman"/>
          <w:color w:val="000000" w:themeColor="text1"/>
        </w:rPr>
        <w:t>Cox model is fitted to each subset to estimate baseline and covariate-specific hazard, and the estimated hazards are used to generate transition rate matrix.</w:t>
      </w:r>
      <w:r w:rsidR="007352A5" w:rsidRPr="003129F6">
        <w:rPr>
          <w:rFonts w:ascii="Times New Roman" w:hAnsi="Times New Roman" w:cs="Times New Roman"/>
        </w:rPr>
        <w:fldChar w:fldCharType="begin">
          <w:fldData xml:space="preserve">PEVuZE5vdGU+PENpdGU+PEF1dGhvcj5NZWlyYS1NYWNoYWRvPC9BdXRob3I+PFllYXI+MjAwOTwv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</w:fldData>
        </w:fldChar>
      </w:r>
      <w:r w:rsidR="007352A5" w:rsidRPr="003129F6">
        <w:rPr>
          <w:rFonts w:ascii="Times New Roman" w:hAnsi="Times New Roman" w:cs="Times New Roman"/>
        </w:rPr>
        <w:instrText xml:space="preserve"> ADDIN EN.CITE </w:instrText>
      </w:r>
      <w:r w:rsidR="007352A5" w:rsidRPr="003129F6">
        <w:rPr>
          <w:rFonts w:ascii="Times New Roman" w:hAnsi="Times New Roman" w:cs="Times New Roman"/>
        </w:rPr>
        <w:fldChar w:fldCharType="begin">
          <w:fldData xml:space="preserve">PEVuZE5vdGU+PENpdGU+PEF1dGhvcj5NZWlyYS1NYWNoYWRvPC9BdXRob3I+PFllYXI+MjAwOTwv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</w:fldData>
        </w:fldChar>
      </w:r>
      <w:r w:rsidR="007352A5" w:rsidRPr="003129F6">
        <w:rPr>
          <w:rFonts w:ascii="Times New Roman" w:hAnsi="Times New Roman" w:cs="Times New Roman"/>
        </w:rPr>
        <w:instrText xml:space="preserve"> ADDIN EN.CITE.DATA </w:instrText>
      </w:r>
      <w:r w:rsidR="007352A5" w:rsidRPr="003129F6">
        <w:rPr>
          <w:rFonts w:ascii="Times New Roman" w:hAnsi="Times New Roman" w:cs="Times New Roman"/>
        </w:rPr>
      </w:r>
      <w:r w:rsidR="007352A5" w:rsidRPr="003129F6">
        <w:rPr>
          <w:rFonts w:ascii="Times New Roman" w:hAnsi="Times New Roman" w:cs="Times New Roman"/>
        </w:rPr>
        <w:fldChar w:fldCharType="end"/>
      </w:r>
      <w:r w:rsidR="007352A5" w:rsidRPr="003129F6">
        <w:rPr>
          <w:rFonts w:ascii="Times New Roman" w:hAnsi="Times New Roman" w:cs="Times New Roman"/>
        </w:rPr>
      </w:r>
      <w:r w:rsidR="007352A5" w:rsidRPr="003129F6">
        <w:rPr>
          <w:rFonts w:ascii="Times New Roman" w:hAnsi="Times New Roman" w:cs="Times New Roman"/>
        </w:rPr>
        <w:fldChar w:fldCharType="separate"/>
      </w:r>
      <w:r w:rsidR="6004E686" w:rsidRPr="003129F6">
        <w:rPr>
          <w:rFonts w:ascii="Times New Roman" w:hAnsi="Times New Roman" w:cs="Times New Roman"/>
          <w:noProof/>
          <w:vertAlign w:val="superscript"/>
        </w:rPr>
        <w:t>1, 8</w:t>
      </w:r>
      <w:r w:rsidR="007352A5" w:rsidRPr="003129F6">
        <w:rPr>
          <w:rFonts w:ascii="Times New Roman" w:hAnsi="Times New Roman" w:cs="Times New Roman"/>
        </w:rPr>
        <w:fldChar w:fldCharType="end"/>
      </w:r>
      <w:r w:rsidR="6004E686" w:rsidRPr="003129F6">
        <w:rPr>
          <w:rFonts w:ascii="Times New Roman" w:hAnsi="Times New Roman" w:cs="Times New Roman"/>
          <w:color w:val="000000" w:themeColor="text1"/>
        </w:rPr>
        <w:t xml:space="preserve"> Semi-Markov model models relax the Markov assumption by allowing </w:t>
      </w:r>
      <w:r w:rsidR="6004E686" w:rsidRPr="003129F6">
        <w:rPr>
          <w:rFonts w:ascii="Times New Roman" w:hAnsi="Times New Roman" w:cs="Times New Roman"/>
          <w:color w:val="000000" w:themeColor="text1"/>
          <w:shd w:val="clear" w:color="auto" w:fill="FFFFFF"/>
        </w:rPr>
        <w:t xml:space="preserve">future </w:t>
      </w:r>
      <w:r w:rsidR="6004E686" w:rsidRPr="003129F6">
        <w:rPr>
          <w:rFonts w:ascii="Times New Roman" w:hAnsi="Times New Roman" w:cs="Times New Roman"/>
          <w:color w:val="000000" w:themeColor="text1"/>
        </w:rPr>
        <w:t>states to depend on duration in current state.</w:t>
      </w:r>
      <w:r w:rsidR="007352A5" w:rsidRPr="003129F6">
        <w:rPr>
          <w:rFonts w:ascii="Times New Roman" w:hAnsi="Times New Roman" w:cs="Times New Roman"/>
          <w:color w:val="000000" w:themeColor="text1"/>
        </w:rPr>
        <w:fldChar w:fldCharType="begin">
          <w:fldData xml:space="preserve">PEVuZE5vdGU+PENpdGU+PEF1dGhvcj5LcsOzbDwvQXV0aG9yPjxZZWFyPjIwMTU8L1llYXI+PFJl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</w:fldData>
        </w:fldChar>
      </w:r>
      <w:r w:rsidR="007352A5" w:rsidRPr="003129F6">
        <w:rPr>
          <w:rFonts w:ascii="Times New Roman" w:hAnsi="Times New Roman" w:cs="Times New Roman"/>
          <w:color w:val="000000" w:themeColor="text1"/>
        </w:rPr>
        <w:instrText xml:space="preserve"> ADDIN EN.CITE </w:instrText>
      </w:r>
      <w:r w:rsidR="007352A5" w:rsidRPr="003129F6">
        <w:rPr>
          <w:rFonts w:ascii="Times New Roman" w:hAnsi="Times New Roman" w:cs="Times New Roman"/>
          <w:color w:val="000000" w:themeColor="text1"/>
        </w:rPr>
        <w:fldChar w:fldCharType="begin">
          <w:fldData xml:space="preserve">PEVuZE5vdGU+PENpdGU+PEF1dGhvcj5LcsOzbDwvQXV0aG9yPjxZZWFyPjIwMTU8L1llYXI+PFJl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</w:fldData>
        </w:fldChar>
      </w:r>
      <w:r w:rsidR="007352A5" w:rsidRPr="003129F6">
        <w:rPr>
          <w:rFonts w:ascii="Times New Roman" w:hAnsi="Times New Roman" w:cs="Times New Roman"/>
          <w:color w:val="000000" w:themeColor="text1"/>
        </w:rPr>
        <w:instrText xml:space="preserve"> ADDIN EN.CITE.DATA </w:instrText>
      </w:r>
      <w:r w:rsidR="007352A5" w:rsidRPr="003129F6">
        <w:rPr>
          <w:rFonts w:ascii="Times New Roman" w:hAnsi="Times New Roman" w:cs="Times New Roman"/>
          <w:color w:val="000000" w:themeColor="text1"/>
        </w:rPr>
      </w:r>
      <w:r w:rsidR="007352A5" w:rsidRPr="003129F6">
        <w:rPr>
          <w:rFonts w:ascii="Times New Roman" w:hAnsi="Times New Roman" w:cs="Times New Roman"/>
          <w:color w:val="000000" w:themeColor="text1"/>
        </w:rPr>
        <w:fldChar w:fldCharType="end"/>
      </w:r>
      <w:r w:rsidR="007352A5" w:rsidRPr="003129F6">
        <w:rPr>
          <w:rFonts w:ascii="Times New Roman" w:hAnsi="Times New Roman" w:cs="Times New Roman"/>
          <w:color w:val="000000" w:themeColor="text1"/>
        </w:rPr>
      </w:r>
      <w:r w:rsidR="007352A5" w:rsidRPr="003129F6">
        <w:rPr>
          <w:rFonts w:ascii="Times New Roman" w:hAnsi="Times New Roman" w:cs="Times New Roman"/>
          <w:color w:val="000000" w:themeColor="text1"/>
        </w:rPr>
        <w:fldChar w:fldCharType="separate"/>
      </w:r>
      <w:r w:rsidR="6004E686" w:rsidRPr="003129F6">
        <w:rPr>
          <w:rFonts w:ascii="Times New Roman" w:hAnsi="Times New Roman" w:cs="Times New Roman"/>
          <w:noProof/>
          <w:color w:val="000000" w:themeColor="text1"/>
          <w:vertAlign w:val="superscript"/>
        </w:rPr>
        <w:t>34, 35</w:t>
      </w:r>
      <w:r w:rsidR="007352A5" w:rsidRPr="003129F6">
        <w:rPr>
          <w:rFonts w:ascii="Times New Roman" w:hAnsi="Times New Roman" w:cs="Times New Roman"/>
          <w:color w:val="000000" w:themeColor="text1"/>
        </w:rPr>
        <w:fldChar w:fldCharType="end"/>
      </w:r>
      <w:r w:rsidR="6004E686" w:rsidRPr="003129F6">
        <w:rPr>
          <w:rFonts w:ascii="Times New Roman" w:hAnsi="Times New Roman" w:cs="Times New Roman"/>
        </w:rPr>
        <w:t>”</w:t>
      </w:r>
    </w:p>
    <w:p w14:paraId="1AFA034D" w14:textId="77777777" w:rsidR="00343420" w:rsidRPr="003129F6" w:rsidRDefault="00343420" w:rsidP="00EC21C3">
      <w:pPr>
        <w:textAlignment w:val="baseline"/>
        <w:rPr>
          <w:rFonts w:ascii="Times New Roman" w:hAnsi="Times New Roman" w:cs="Times New Roman"/>
        </w:rPr>
      </w:pPr>
    </w:p>
    <w:p w14:paraId="1214AF28" w14:textId="0E0A6B0C" w:rsidR="00EB2CDD" w:rsidRPr="00966762" w:rsidRDefault="007352A5" w:rsidP="00EC21C3">
      <w:pPr>
        <w:textAlignment w:val="baseline"/>
        <w:rPr>
          <w:rFonts w:ascii="Times New Roman" w:hAnsi="Times New Roman" w:cs="Times New Roman"/>
          <w:color w:val="000000"/>
          <w:bdr w:val="none" w:sz="0" w:space="0" w:color="auto" w:frame="1"/>
        </w:rPr>
      </w:pPr>
      <w:r w:rsidRPr="003129F6">
        <w:rPr>
          <w:rFonts w:ascii="Times New Roman" w:hAnsi="Times New Roman" w:cs="Times New Roman"/>
        </w:rPr>
        <w:t>However, our model has two implications. “</w:t>
      </w:r>
      <w:r w:rsidR="00966762" w:rsidRPr="000C162A">
        <w:rPr>
          <w:rFonts w:ascii="Times New Roman" w:hAnsi="Times New Roman" w:cs="Times New Roman"/>
          <w:color w:val="000000"/>
          <w:bdr w:val="none" w:sz="0" w:space="0" w:color="auto" w:frame="1"/>
        </w:rPr>
        <w:t xml:space="preserve">First, by conditioning on past history, the transition rates between substates provide a more precise estimation of chronic disease progression. </w:t>
      </w:r>
      <w:r w:rsidR="00966762" w:rsidRPr="000C162A">
        <w:rPr>
          <w:rFonts w:ascii="Times New Roman" w:hAnsi="Times New Roman" w:cs="Times New Roman"/>
          <w:color w:val="000000"/>
          <w:bdr w:val="none" w:sz="0" w:space="0" w:color="auto" w:frame="1"/>
        </w:rPr>
        <w:lastRenderedPageBreak/>
        <w:t>Second, the substates generated using our framework track past disease states and inform multimorbidity, transition rates between substates may be used to derive summary metrics to characterize the course of chronic disease, which is an interesting direction for future research</w:t>
      </w:r>
      <w:r w:rsidRPr="003129F6">
        <w:rPr>
          <w:rFonts w:ascii="Times New Roman" w:hAnsi="Times New Roman" w:cs="Times New Roman"/>
          <w:color w:val="000000"/>
          <w:bdr w:val="none" w:sz="0" w:space="0" w:color="auto" w:frame="1"/>
        </w:rPr>
        <w:t>.” (page 15).</w:t>
      </w:r>
    </w:p>
    <w:p w14:paraId="60D28BFF" w14:textId="77777777" w:rsidR="00FB3DB4" w:rsidRDefault="00FB3DB4" w:rsidP="00EC21C3">
      <w:pPr>
        <w:textAlignment w:val="baseline"/>
        <w:rPr>
          <w:rFonts w:ascii="Times New Roman" w:hAnsi="Times New Roman" w:cs="Times New Roman"/>
          <w:b/>
          <w:bCs/>
        </w:rPr>
      </w:pPr>
    </w:p>
    <w:p w14:paraId="32C4B02A" w14:textId="600CA994" w:rsidR="00AD59E2" w:rsidRPr="00A732D4" w:rsidRDefault="004E5D2F" w:rsidP="00EC21C3">
      <w:pPr>
        <w:textAlignment w:val="baseline"/>
        <w:rPr>
          <w:rFonts w:ascii="Times New Roman" w:hAnsi="Times New Roman" w:cs="Times New Roman"/>
          <w:b/>
          <w:bCs/>
        </w:rPr>
      </w:pPr>
      <w:r w:rsidRPr="00A732D4">
        <w:rPr>
          <w:rFonts w:ascii="Times New Roman" w:hAnsi="Times New Roman" w:cs="Times New Roman"/>
          <w:b/>
          <w:bCs/>
        </w:rPr>
        <w:t xml:space="preserve">There are a number of minor issues, listed below. </w:t>
      </w:r>
    </w:p>
    <w:p w14:paraId="28ED0842" w14:textId="77777777" w:rsidR="00AD59E2" w:rsidRPr="00A732D4" w:rsidRDefault="00AD59E2" w:rsidP="00EC21C3">
      <w:pPr>
        <w:textAlignment w:val="baseline"/>
        <w:rPr>
          <w:rFonts w:ascii="Times New Roman" w:hAnsi="Times New Roman" w:cs="Times New Roman"/>
          <w:b/>
          <w:bCs/>
        </w:rPr>
      </w:pPr>
    </w:p>
    <w:p w14:paraId="0AF31CB6" w14:textId="61205A1E" w:rsidR="00AD59E2" w:rsidRPr="00A732D4" w:rsidRDefault="004E5D2F" w:rsidP="00EC21C3">
      <w:pPr>
        <w:textAlignment w:val="baseline"/>
        <w:rPr>
          <w:rFonts w:ascii="Times New Roman" w:hAnsi="Times New Roman" w:cs="Times New Roman"/>
          <w:b/>
          <w:bCs/>
        </w:rPr>
      </w:pPr>
      <w:r w:rsidRPr="00A732D4">
        <w:rPr>
          <w:rFonts w:ascii="Times New Roman" w:hAnsi="Times New Roman" w:cs="Times New Roman"/>
          <w:b/>
          <w:bCs/>
        </w:rPr>
        <w:t>Page 5: In describing Model 3, change x</w:t>
      </w:r>
      <w:r w:rsidRPr="00A732D4">
        <w:rPr>
          <w:rFonts w:ascii="Times New Roman" w:hAnsi="Times New Roman" w:cs="Times New Roman"/>
          <w:b/>
          <w:bCs/>
          <w:vertAlign w:val="subscript"/>
        </w:rPr>
        <w:t xml:space="preserve">j:p1 </w:t>
      </w:r>
      <w:r w:rsidRPr="00A732D4">
        <w:rPr>
          <w:rFonts w:ascii="Times New Roman" w:hAnsi="Times New Roman" w:cs="Times New Roman"/>
          <w:b/>
          <w:bCs/>
        </w:rPr>
        <w:t>to x</w:t>
      </w:r>
      <w:r w:rsidRPr="00A732D4">
        <w:rPr>
          <w:rFonts w:ascii="Times New Roman" w:hAnsi="Times New Roman" w:cs="Times New Roman"/>
          <w:b/>
          <w:bCs/>
          <w:vertAlign w:val="subscript"/>
        </w:rPr>
        <w:t>j:xp1</w:t>
      </w:r>
      <w:r w:rsidRPr="00A732D4">
        <w:rPr>
          <w:rFonts w:ascii="Times New Roman" w:hAnsi="Times New Roman" w:cs="Times New Roman"/>
          <w:b/>
          <w:bCs/>
        </w:rPr>
        <w:t xml:space="preserve">. Similarly, for Model 4, change xj:p2 to xj:xp2. The notation λ01(t), λ02(t), λ03(t), and λ04 can be easily confused with the baseline hazard function specified for M1 to M4 above. It would be better to use different notation for the baseline hazard function. </w:t>
      </w:r>
    </w:p>
    <w:p w14:paraId="6145BD37" w14:textId="77777777" w:rsidR="00AD59E2" w:rsidRDefault="00AD59E2" w:rsidP="00EC21C3">
      <w:pPr>
        <w:textAlignment w:val="baseline"/>
        <w:rPr>
          <w:rFonts w:ascii="Times New Roman" w:hAnsi="Times New Roman" w:cs="Times New Roman"/>
          <w:b/>
          <w:bCs/>
        </w:rPr>
      </w:pPr>
    </w:p>
    <w:p w14:paraId="78DBC648" w14:textId="1EEEACD9" w:rsidR="00215A47" w:rsidRPr="00215A47" w:rsidRDefault="00370C43" w:rsidP="00EC21C3">
      <w:pPr>
        <w:textAlignment w:val="baseline"/>
        <w:rPr>
          <w:rFonts w:ascii="Times New Roman" w:hAnsi="Times New Roman" w:cs="Times New Roman"/>
        </w:rPr>
      </w:pPr>
      <w:r>
        <w:rPr>
          <w:rFonts w:ascii="Times New Roman" w:hAnsi="Times New Roman" w:cs="Times New Roman"/>
        </w:rPr>
        <w:t xml:space="preserve">This is a great point. </w:t>
      </w:r>
      <w:r w:rsidR="00215A47" w:rsidRPr="00215A47">
        <w:rPr>
          <w:rFonts w:ascii="Times New Roman" w:hAnsi="Times New Roman" w:cs="Times New Roman"/>
        </w:rPr>
        <w:t xml:space="preserve">We have made changes </w:t>
      </w:r>
      <w:r>
        <w:rPr>
          <w:rFonts w:ascii="Times New Roman" w:hAnsi="Times New Roman" w:cs="Times New Roman"/>
        </w:rPr>
        <w:t xml:space="preserve">to the model and the notations </w:t>
      </w:r>
      <w:r w:rsidR="00215A47" w:rsidRPr="00215A47">
        <w:rPr>
          <w:rFonts w:ascii="Times New Roman" w:hAnsi="Times New Roman" w:cs="Times New Roman"/>
        </w:rPr>
        <w:t>as the reviewer suggested</w:t>
      </w:r>
      <w:r w:rsidR="0052467E">
        <w:rPr>
          <w:rFonts w:ascii="Times New Roman" w:hAnsi="Times New Roman" w:cs="Times New Roman"/>
        </w:rPr>
        <w:t xml:space="preserve"> (page 6, 7)</w:t>
      </w:r>
      <w:r w:rsidR="00215A47" w:rsidRPr="00215A47">
        <w:rPr>
          <w:rFonts w:ascii="Times New Roman" w:hAnsi="Times New Roman" w:cs="Times New Roman"/>
        </w:rPr>
        <w:t>.</w:t>
      </w:r>
    </w:p>
    <w:p w14:paraId="1E76781A" w14:textId="77777777" w:rsidR="00215A47" w:rsidRPr="00A732D4" w:rsidRDefault="00215A47" w:rsidP="00EC21C3">
      <w:pPr>
        <w:textAlignment w:val="baseline"/>
        <w:rPr>
          <w:rFonts w:ascii="Times New Roman" w:hAnsi="Times New Roman" w:cs="Times New Roman"/>
          <w:b/>
          <w:bCs/>
        </w:rPr>
      </w:pPr>
    </w:p>
    <w:p w14:paraId="759CFFA0" w14:textId="77777777" w:rsidR="00AD59E2" w:rsidRPr="00A732D4" w:rsidRDefault="004E5D2F" w:rsidP="00EC21C3">
      <w:pPr>
        <w:textAlignment w:val="baseline"/>
        <w:rPr>
          <w:rFonts w:ascii="Times New Roman" w:hAnsi="Times New Roman" w:cs="Times New Roman"/>
          <w:b/>
          <w:bCs/>
        </w:rPr>
      </w:pPr>
      <w:r w:rsidRPr="00A732D4">
        <w:rPr>
          <w:rFonts w:ascii="Times New Roman" w:hAnsi="Times New Roman" w:cs="Times New Roman"/>
          <w:b/>
          <w:bCs/>
        </w:rPr>
        <w:t>Page 6: While “Table S1” is referred to in the text for the simulation, such a table does not seem to be included in the supplementary documents, e.g., not in the “Tables” file. Also, describe in the text how the true values of the transition rates are chosen or decided.</w:t>
      </w:r>
    </w:p>
    <w:p w14:paraId="7708C73A" w14:textId="77777777" w:rsidR="00AD59E2" w:rsidRDefault="00AD59E2" w:rsidP="00EC21C3">
      <w:pPr>
        <w:textAlignment w:val="baseline"/>
        <w:rPr>
          <w:rFonts w:ascii="Times New Roman" w:hAnsi="Times New Roman" w:cs="Times New Roman"/>
          <w:b/>
          <w:bCs/>
        </w:rPr>
      </w:pPr>
    </w:p>
    <w:p w14:paraId="09F895F5" w14:textId="77777777" w:rsidR="006C29C8" w:rsidRPr="00845179" w:rsidRDefault="00B27BA6" w:rsidP="00EC21C3">
      <w:pPr>
        <w:textAlignment w:val="baseline"/>
        <w:rPr>
          <w:rFonts w:ascii="Times New Roman" w:hAnsi="Times New Roman" w:cs="Times New Roman"/>
        </w:rPr>
      </w:pPr>
      <w:r w:rsidRPr="00845179">
        <w:rPr>
          <w:rFonts w:ascii="Times New Roman" w:hAnsi="Times New Roman" w:cs="Times New Roman"/>
        </w:rPr>
        <w:t xml:space="preserve">Table S1 is not in the tables file, but in the supplemental documents. </w:t>
      </w:r>
    </w:p>
    <w:p w14:paraId="58C2EAEC" w14:textId="77777777" w:rsidR="006C29C8" w:rsidRDefault="006C29C8" w:rsidP="00EC21C3">
      <w:pPr>
        <w:textAlignment w:val="baseline"/>
        <w:rPr>
          <w:rFonts w:ascii="Times New Roman" w:hAnsi="Times New Roman" w:cs="Times New Roman"/>
        </w:rPr>
      </w:pPr>
    </w:p>
    <w:p w14:paraId="06A2EA1E" w14:textId="05CDE756" w:rsidR="00C91455" w:rsidRPr="00C91455" w:rsidRDefault="006C29C8" w:rsidP="00EC21C3">
      <w:pPr>
        <w:textAlignment w:val="baseline"/>
        <w:rPr>
          <w:rFonts w:ascii="Times New Roman" w:hAnsi="Times New Roman" w:cs="Times New Roman"/>
        </w:rPr>
      </w:pPr>
      <w:r>
        <w:rPr>
          <w:rFonts w:ascii="Times New Roman" w:hAnsi="Times New Roman" w:cs="Times New Roman"/>
        </w:rPr>
        <w:t xml:space="preserve">The values in Table S1 </w:t>
      </w:r>
      <w:r w:rsidR="00845179">
        <w:rPr>
          <w:rFonts w:ascii="Times New Roman" w:hAnsi="Times New Roman" w:cs="Times New Roman"/>
        </w:rPr>
        <w:t>are</w:t>
      </w:r>
      <w:r w:rsidR="00C91455">
        <w:rPr>
          <w:rFonts w:ascii="Times New Roman" w:hAnsi="Times New Roman" w:cs="Times New Roman"/>
        </w:rPr>
        <w:t xml:space="preserve"> chosen by random</w:t>
      </w:r>
      <w:r w:rsidR="00A86021">
        <w:rPr>
          <w:rFonts w:ascii="Times New Roman" w:hAnsi="Times New Roman" w:cs="Times New Roman"/>
        </w:rPr>
        <w:t xml:space="preserve"> to </w:t>
      </w:r>
      <w:r w:rsidR="004C3F44">
        <w:rPr>
          <w:rFonts w:ascii="Times New Roman" w:hAnsi="Times New Roman" w:cs="Times New Roman"/>
        </w:rPr>
        <w:t xml:space="preserve">objectively compare the performances of Markov and non-Markov frameworks. </w:t>
      </w:r>
      <w:r w:rsidR="00AF598D">
        <w:rPr>
          <w:rFonts w:ascii="Times New Roman" w:hAnsi="Times New Roman" w:cs="Times New Roman"/>
        </w:rPr>
        <w:t xml:space="preserve">We did not purposely </w:t>
      </w:r>
      <w:r w:rsidR="00845179">
        <w:rPr>
          <w:rFonts w:ascii="Times New Roman" w:hAnsi="Times New Roman" w:cs="Times New Roman"/>
        </w:rPr>
        <w:t>choose</w:t>
      </w:r>
      <w:r w:rsidR="00AF598D">
        <w:rPr>
          <w:rFonts w:ascii="Times New Roman" w:hAnsi="Times New Roman" w:cs="Times New Roman"/>
        </w:rPr>
        <w:t xml:space="preserve"> the values. </w:t>
      </w:r>
    </w:p>
    <w:p w14:paraId="3E2F8D9D" w14:textId="77777777" w:rsidR="004A7BFF" w:rsidRPr="00A732D4" w:rsidRDefault="004A7BFF" w:rsidP="00EC21C3">
      <w:pPr>
        <w:textAlignment w:val="baseline"/>
        <w:rPr>
          <w:rFonts w:ascii="Times New Roman" w:hAnsi="Times New Roman" w:cs="Times New Roman"/>
          <w:b/>
          <w:bCs/>
        </w:rPr>
      </w:pPr>
    </w:p>
    <w:p w14:paraId="0301FE87" w14:textId="28494D2C" w:rsidR="00AD59E2" w:rsidRDefault="004E5D2F" w:rsidP="00EC21C3">
      <w:pPr>
        <w:textAlignment w:val="baseline"/>
        <w:rPr>
          <w:rFonts w:ascii="Times New Roman" w:hAnsi="Times New Roman" w:cs="Times New Roman"/>
          <w:b/>
          <w:bCs/>
        </w:rPr>
      </w:pPr>
      <w:r w:rsidRPr="00A732D4">
        <w:rPr>
          <w:rFonts w:ascii="Times New Roman" w:hAnsi="Times New Roman" w:cs="Times New Roman"/>
          <w:b/>
          <w:bCs/>
        </w:rPr>
        <w:t xml:space="preserve">Page 7: When describing the simulation results from Table 1, a coverage rate of 59% is reported for the non-Markov model for the nonMarkov process with Weibull distribution. It is quite low compared to the nominal level (even though it outperforms the Markov model). Are there any interpretations? </w:t>
      </w:r>
    </w:p>
    <w:p w14:paraId="410F68BA" w14:textId="77777777" w:rsidR="00BA6BCB" w:rsidRDefault="00BA6BCB" w:rsidP="00BA6BCB">
      <w:pPr>
        <w:spacing w:before="240"/>
        <w:jc w:val="both"/>
        <w:rPr>
          <w:rFonts w:ascii="Times New Roman" w:hAnsi="Times New Roman" w:cs="Times New Roman"/>
        </w:rPr>
      </w:pPr>
      <w:r w:rsidRPr="005D40EB">
        <w:rPr>
          <w:rFonts w:ascii="Times New Roman" w:hAnsi="Times New Roman" w:cs="Times New Roman"/>
        </w:rPr>
        <w:t xml:space="preserve">This is a great question. This is the same question as Q2 from reviewer 1. Please see our detailed reply </w:t>
      </w:r>
      <w:r>
        <w:rPr>
          <w:rFonts w:ascii="Times New Roman" w:hAnsi="Times New Roman" w:cs="Times New Roman"/>
        </w:rPr>
        <w:t>on page 2 of this letter</w:t>
      </w:r>
      <w:r w:rsidRPr="005D40EB">
        <w:rPr>
          <w:rFonts w:ascii="Times New Roman" w:hAnsi="Times New Roman" w:cs="Times New Roman"/>
        </w:rPr>
        <w:t xml:space="preserve">. </w:t>
      </w:r>
    </w:p>
    <w:p w14:paraId="0731914C" w14:textId="77777777" w:rsidR="00BA6BCB" w:rsidRPr="00DB6850" w:rsidRDefault="00BA6BCB" w:rsidP="00BA6BCB">
      <w:pPr>
        <w:spacing w:before="240"/>
        <w:jc w:val="both"/>
        <w:rPr>
          <w:rFonts w:ascii="Times New Roman" w:hAnsi="Times New Roman" w:cs="Times New Roman"/>
        </w:rPr>
      </w:pPr>
      <w:r w:rsidRPr="005D40EB">
        <w:rPr>
          <w:rFonts w:ascii="Times New Roman" w:hAnsi="Times New Roman" w:cs="Times New Roman"/>
        </w:rPr>
        <w:t xml:space="preserve">In brief, </w:t>
      </w:r>
      <w:r>
        <w:rPr>
          <w:rFonts w:ascii="Times New Roman" w:hAnsi="Times New Roman" w:cs="Times New Roman"/>
        </w:rPr>
        <w:t>this low coverage is not a particular problem of our framework but of multi-state survival modeling. T</w:t>
      </w:r>
      <w:r w:rsidRPr="005D40EB">
        <w:rPr>
          <w:rFonts w:ascii="Times New Roman" w:hAnsi="Times New Roman" w:cs="Times New Roman"/>
        </w:rPr>
        <w:t xml:space="preserve">his </w:t>
      </w:r>
      <w:r>
        <w:rPr>
          <w:rFonts w:ascii="Times New Roman" w:hAnsi="Times New Roman" w:cs="Times New Roman"/>
        </w:rPr>
        <w:t>occurs</w:t>
      </w:r>
      <w:r w:rsidRPr="005D40EB">
        <w:rPr>
          <w:rFonts w:ascii="Times New Roman" w:hAnsi="Times New Roman" w:cs="Times New Roman"/>
        </w:rPr>
        <w:t xml:space="preserve"> due to </w:t>
      </w:r>
      <w:r>
        <w:rPr>
          <w:rFonts w:ascii="Times New Roman" w:hAnsi="Times New Roman" w:cs="Times New Roman"/>
        </w:rPr>
        <w:t xml:space="preserve">two reasons: First, </w:t>
      </w:r>
      <w:r w:rsidRPr="005D40EB">
        <w:rPr>
          <w:rFonts w:ascii="Times New Roman" w:hAnsi="Times New Roman" w:cs="Times New Roman"/>
        </w:rPr>
        <w:t xml:space="preserve">as far as we know, there is no function in R that can directly estimate hazard from Cox model. </w:t>
      </w:r>
      <w:r>
        <w:rPr>
          <w:rFonts w:ascii="Times New Roman" w:hAnsi="Times New Roman" w:cs="Times New Roman"/>
        </w:rPr>
        <w:t>Second</w:t>
      </w:r>
      <w:r w:rsidRPr="005D40EB">
        <w:rPr>
          <w:rFonts w:ascii="Times New Roman" w:hAnsi="Times New Roman" w:cs="Times New Roman"/>
        </w:rPr>
        <w:t>, although we modeled time (</w:t>
      </w:r>
      <w:r>
        <w:rPr>
          <w:rFonts w:ascii="Times New Roman" w:hAnsi="Times New Roman" w:cs="Times New Roman"/>
        </w:rPr>
        <w:t xml:space="preserve">such as </w:t>
      </w:r>
      <w:r w:rsidRPr="005D40EB">
        <w:rPr>
          <w:rFonts w:ascii="Times New Roman" w:hAnsi="Times New Roman" w:cs="Times New Roman"/>
        </w:rPr>
        <w:t xml:space="preserve">age) flexibly in spline functions, this parametrical modeling </w:t>
      </w:r>
      <w:r>
        <w:rPr>
          <w:rFonts w:ascii="Times New Roman" w:hAnsi="Times New Roman" w:cs="Times New Roman"/>
        </w:rPr>
        <w:t>could</w:t>
      </w:r>
      <w:r w:rsidRPr="005D40EB">
        <w:rPr>
          <w:rFonts w:ascii="Times New Roman" w:hAnsi="Times New Roman" w:cs="Times New Roman"/>
        </w:rPr>
        <w:t xml:space="preserve"> cause model misspecification that </w:t>
      </w:r>
      <w:r>
        <w:rPr>
          <w:rFonts w:ascii="Times New Roman" w:hAnsi="Times New Roman" w:cs="Times New Roman"/>
        </w:rPr>
        <w:t xml:space="preserve">lowered coverage rate.  </w:t>
      </w:r>
    </w:p>
    <w:p w14:paraId="36914527" w14:textId="77777777" w:rsidR="00F62D74" w:rsidRPr="00A732D4" w:rsidRDefault="00F62D74" w:rsidP="00EC21C3">
      <w:pPr>
        <w:textAlignment w:val="baseline"/>
        <w:rPr>
          <w:rFonts w:ascii="Times New Roman" w:hAnsi="Times New Roman" w:cs="Times New Roman"/>
          <w:b/>
          <w:bCs/>
        </w:rPr>
      </w:pPr>
    </w:p>
    <w:p w14:paraId="00A14E65" w14:textId="44D6E452" w:rsidR="004E5D2F" w:rsidRPr="00A732D4" w:rsidRDefault="004E5D2F" w:rsidP="00EC21C3">
      <w:pPr>
        <w:textAlignment w:val="baseline"/>
        <w:rPr>
          <w:rFonts w:ascii="Times New Roman" w:hAnsi="Times New Roman" w:cs="Times New Roman"/>
          <w:b/>
          <w:bCs/>
        </w:rPr>
      </w:pPr>
      <w:r w:rsidRPr="00A732D4">
        <w:rPr>
          <w:rFonts w:ascii="Times New Roman" w:hAnsi="Times New Roman" w:cs="Times New Roman"/>
          <w:b/>
          <w:bCs/>
        </w:rPr>
        <w:t>Page 13: A link to the GitHub repository for the R code is given. However, the link is not accessible, resulting in a 404 error, i.e., no such page.</w:t>
      </w:r>
    </w:p>
    <w:p w14:paraId="0DB84B9C" w14:textId="77777777" w:rsidR="000057E2" w:rsidRDefault="000057E2" w:rsidP="00EC21C3">
      <w:pPr>
        <w:textAlignment w:val="baseline"/>
        <w:rPr>
          <w:rFonts w:ascii="Times New Roman" w:hAnsi="Times New Roman" w:cs="Times New Roman"/>
        </w:rPr>
      </w:pPr>
    </w:p>
    <w:p w14:paraId="6D89E98D" w14:textId="58C58B97" w:rsidR="00022E9F" w:rsidRPr="00022E9F" w:rsidRDefault="00022E9F" w:rsidP="00022E9F">
      <w:pPr>
        <w:textAlignment w:val="baseline"/>
        <w:rPr>
          <w:rFonts w:ascii="Times New Roman" w:eastAsia="Times New Roman" w:hAnsi="Times New Roman" w:cs="Times New Roman"/>
          <w:color w:val="000000"/>
          <w:bdr w:val="none" w:sz="0" w:space="0" w:color="auto" w:frame="1"/>
        </w:rPr>
      </w:pPr>
      <w:r w:rsidRPr="00022E9F">
        <w:rPr>
          <w:rFonts w:ascii="Times New Roman" w:eastAsia="Times New Roman" w:hAnsi="Times New Roman" w:cs="Times New Roman"/>
          <w:color w:val="000000"/>
          <w:bdr w:val="none" w:sz="0" w:space="0" w:color="auto" w:frame="1"/>
        </w:rPr>
        <w:t>We have fixed the Github link, and the files we uploaded before the initial submission now can be seen.  We apologize for the inconvenience it brought</w:t>
      </w:r>
      <w:r w:rsidR="00BE621C">
        <w:rPr>
          <w:rFonts w:ascii="Times New Roman" w:eastAsia="Times New Roman" w:hAnsi="Times New Roman" w:cs="Times New Roman"/>
          <w:color w:val="000000"/>
          <w:bdr w:val="none" w:sz="0" w:space="0" w:color="auto" w:frame="1"/>
        </w:rPr>
        <w:t xml:space="preserve"> to the review process. </w:t>
      </w:r>
    </w:p>
    <w:p w14:paraId="1EF43EA8" w14:textId="77777777" w:rsidR="004E5D2F" w:rsidRPr="00A732D4" w:rsidRDefault="004E5D2F" w:rsidP="00EC21C3">
      <w:pPr>
        <w:textAlignment w:val="baseline"/>
        <w:rPr>
          <w:rFonts w:ascii="Times New Roman" w:hAnsi="Times New Roman" w:cs="Times New Roman"/>
          <w:b/>
          <w:bCs/>
        </w:rPr>
      </w:pPr>
    </w:p>
    <w:p w14:paraId="4A828532" w14:textId="77777777" w:rsidR="00535F0A" w:rsidRDefault="00EC21C3" w:rsidP="00535F0A">
      <w:pPr>
        <w:textAlignment w:val="baseline"/>
        <w:rPr>
          <w:rFonts w:ascii="Times New Roman" w:eastAsia="Times New Roman" w:hAnsi="Times New Roman" w:cs="Times New Roman"/>
          <w:b/>
          <w:bCs/>
          <w:color w:val="000000"/>
          <w:kern w:val="0"/>
          <w:bdr w:val="none" w:sz="0" w:space="0" w:color="auto" w:frame="1"/>
          <w:lang w:eastAsia="zh-CN"/>
          <w14:ligatures w14:val="none"/>
        </w:rPr>
      </w:pPr>
      <w:r w:rsidRPr="00EC21C3">
        <w:rPr>
          <w:rFonts w:ascii="Times New Roman" w:eastAsia="Times New Roman" w:hAnsi="Times New Roman" w:cs="Times New Roman"/>
          <w:b/>
          <w:bCs/>
          <w:color w:val="000000"/>
          <w:kern w:val="0"/>
          <w:bdr w:val="none" w:sz="0" w:space="0" w:color="auto" w:frame="1"/>
          <w:lang w:eastAsia="zh-CN"/>
          <w14:ligatures w14:val="none"/>
        </w:rPr>
        <w:br/>
        <w:t>Reviewer 5</w:t>
      </w:r>
      <w:r w:rsidRPr="00EC21C3">
        <w:rPr>
          <w:rFonts w:ascii="Times New Roman" w:eastAsia="Times New Roman" w:hAnsi="Times New Roman" w:cs="Times New Roman"/>
          <w:b/>
          <w:bCs/>
          <w:color w:val="000000"/>
          <w:kern w:val="0"/>
          <w:bdr w:val="none" w:sz="0" w:space="0" w:color="auto" w:frame="1"/>
          <w:lang w:eastAsia="zh-CN"/>
          <w14:ligatures w14:val="none"/>
        </w:rPr>
        <w:br/>
        <w:t xml:space="preserve">The authors present a work on the estimation of course disease progression, which is an </w:t>
      </w:r>
      <w:r w:rsidRPr="00EC21C3">
        <w:rPr>
          <w:rFonts w:ascii="Times New Roman" w:eastAsia="Times New Roman" w:hAnsi="Times New Roman" w:cs="Times New Roman"/>
          <w:b/>
          <w:bCs/>
          <w:color w:val="000000"/>
          <w:kern w:val="0"/>
          <w:bdr w:val="none" w:sz="0" w:space="0" w:color="auto" w:frame="1"/>
          <w:lang w:eastAsia="zh-CN"/>
          <w14:ligatures w14:val="none"/>
        </w:rPr>
        <w:lastRenderedPageBreak/>
        <w:t>important research topic. This is normally done by assuming that patients can move from a health condition to another and by estimating the probabilities (or the rates) of these transitions (using, e.g., cause-specific Cox models). The authors here claim to propose a novel framework (here referred to non-Markov) but in fact they are only suggesting to consider substates of the health conditions and the associated transition probabilities. In a simulation study, where the data is simulated assuming such hidden conditions, the augmented model with all states and substates is shown to outperforms a model where the substates are not considered. However, in the application study it is not clear if or how the analysis of such hidden states was included or not.</w:t>
      </w:r>
      <w:r w:rsidR="009A6E42" w:rsidRPr="009A6E42">
        <w:rPr>
          <w:rFonts w:ascii="Times New Roman" w:eastAsia="Times New Roman" w:hAnsi="Times New Roman" w:cs="Times New Roman"/>
          <w:b/>
          <w:bCs/>
          <w:color w:val="000000"/>
          <w:kern w:val="0"/>
          <w:bdr w:val="none" w:sz="0" w:space="0" w:color="auto" w:frame="1"/>
          <w:lang w:eastAsia="zh-CN"/>
          <w14:ligatures w14:val="none"/>
        </w:rPr>
        <w:t xml:space="preserve"> </w:t>
      </w:r>
      <w:r w:rsidR="009A6E42" w:rsidRPr="00EC21C3">
        <w:rPr>
          <w:rFonts w:ascii="Times New Roman" w:eastAsia="Times New Roman" w:hAnsi="Times New Roman" w:cs="Times New Roman"/>
          <w:b/>
          <w:bCs/>
          <w:color w:val="000000"/>
          <w:kern w:val="0"/>
          <w:bdr w:val="none" w:sz="0" w:space="0" w:color="auto" w:frame="1"/>
          <w:lang w:eastAsia="zh-CN"/>
          <w14:ligatures w14:val="none"/>
        </w:rPr>
        <w:t>While this work has some merits, I believe there is a fundamental flaw in this manuscript which risks to add more confusion to the field. The presence of hidden states is linked to the theory of non-Markov processes, but this makes sense if these states are actually unknown. If all the states and hidden states were known, then one could just use a standard cause-specific Cox model. But if the hidden states are genuinely hidden and they are not known, one would not be able to apply an augmented model as suggested here.</w:t>
      </w:r>
      <w:r w:rsidR="009A6E42">
        <w:rPr>
          <w:rFonts w:ascii="Times New Roman" w:eastAsia="Times New Roman" w:hAnsi="Times New Roman" w:cs="Times New Roman"/>
          <w:b/>
          <w:bCs/>
          <w:color w:val="000000"/>
          <w:kern w:val="0"/>
          <w:bdr w:val="none" w:sz="0" w:space="0" w:color="auto" w:frame="1"/>
          <w:lang w:eastAsia="zh-CN"/>
          <w14:ligatures w14:val="none"/>
        </w:rPr>
        <w:t xml:space="preserve"> </w:t>
      </w:r>
      <w:r w:rsidR="009A6E42" w:rsidRPr="00EC21C3">
        <w:rPr>
          <w:rFonts w:ascii="Times New Roman" w:eastAsia="Times New Roman" w:hAnsi="Times New Roman" w:cs="Times New Roman"/>
          <w:b/>
          <w:bCs/>
          <w:color w:val="000000"/>
          <w:kern w:val="0"/>
          <w:bdr w:val="none" w:sz="0" w:space="0" w:color="auto" w:frame="1"/>
          <w:lang w:eastAsia="zh-CN"/>
          <w14:ligatures w14:val="none"/>
        </w:rPr>
        <w:t>The lack of familiarity with non-Markovian processes is also reflected by the fact that the paper does not include a definition of Markov and non-Markov processes in this context, or of the memorylessness property.  Therefore, I cannot recommend publication of the manuscript  unfortunately. Also the github link is broken (codes not available).</w:t>
      </w:r>
      <w:r w:rsidR="009A6E42" w:rsidRPr="00EC21C3">
        <w:rPr>
          <w:rFonts w:ascii="Times New Roman" w:eastAsia="Times New Roman" w:hAnsi="Times New Roman" w:cs="Times New Roman"/>
          <w:b/>
          <w:bCs/>
          <w:color w:val="000000"/>
          <w:kern w:val="0"/>
          <w:bdr w:val="none" w:sz="0" w:space="0" w:color="auto" w:frame="1"/>
          <w:lang w:eastAsia="zh-CN"/>
          <w14:ligatures w14:val="none"/>
        </w:rPr>
        <w:br/>
      </w:r>
    </w:p>
    <w:p w14:paraId="65250AFB" w14:textId="55967B44" w:rsidR="007F68F9" w:rsidRPr="003F5E11" w:rsidRDefault="00840F18" w:rsidP="001A602A">
      <w:pPr>
        <w:pStyle w:val="ListParagraph"/>
        <w:numPr>
          <w:ilvl w:val="0"/>
          <w:numId w:val="4"/>
        </w:numPr>
        <w:textAlignment w:val="baseline"/>
        <w:rPr>
          <w:rFonts w:ascii="Times New Roman" w:eastAsia="Times New Roman" w:hAnsi="Times New Roman" w:cs="Times New Roman"/>
          <w:b/>
          <w:bCs/>
          <w:color w:val="000000"/>
          <w:sz w:val="24"/>
          <w:szCs w:val="24"/>
          <w:bdr w:val="none" w:sz="0" w:space="0" w:color="auto" w:frame="1"/>
        </w:rPr>
      </w:pPr>
      <w:r w:rsidRPr="00BE621C">
        <w:rPr>
          <w:rFonts w:ascii="Times New Roman" w:eastAsia="Times New Roman" w:hAnsi="Times New Roman" w:cs="Times New Roman"/>
          <w:color w:val="000000"/>
          <w:sz w:val="24"/>
          <w:szCs w:val="24"/>
          <w:bdr w:val="none" w:sz="0" w:space="0" w:color="auto" w:frame="1"/>
        </w:rPr>
        <w:t xml:space="preserve">We would like to clarify that </w:t>
      </w:r>
      <w:r w:rsidR="005F73D1" w:rsidRPr="00BE621C">
        <w:rPr>
          <w:rFonts w:ascii="Times New Roman" w:eastAsia="Times New Roman" w:hAnsi="Times New Roman" w:cs="Times New Roman"/>
          <w:color w:val="000000"/>
          <w:sz w:val="24"/>
          <w:szCs w:val="24"/>
          <w:bdr w:val="none" w:sz="0" w:space="0" w:color="auto" w:frame="1"/>
        </w:rPr>
        <w:t>n</w:t>
      </w:r>
      <w:r w:rsidR="00EE2D23" w:rsidRPr="00BE621C">
        <w:rPr>
          <w:rFonts w:ascii="Times New Roman" w:eastAsia="Times New Roman" w:hAnsi="Times New Roman" w:cs="Times New Roman"/>
          <w:color w:val="000000"/>
          <w:sz w:val="24"/>
          <w:szCs w:val="24"/>
          <w:bdr w:val="none" w:sz="0" w:space="0" w:color="auto" w:frame="1"/>
        </w:rPr>
        <w:t xml:space="preserve">o states are </w:t>
      </w:r>
      <w:r w:rsidR="00A176DD" w:rsidRPr="00BE621C">
        <w:rPr>
          <w:rFonts w:ascii="Times New Roman" w:eastAsia="Times New Roman" w:hAnsi="Times New Roman" w:cs="Times New Roman"/>
          <w:color w:val="000000"/>
          <w:sz w:val="24"/>
          <w:szCs w:val="24"/>
          <w:bdr w:val="none" w:sz="0" w:space="0" w:color="auto" w:frame="1"/>
        </w:rPr>
        <w:t>hidden</w:t>
      </w:r>
      <w:r w:rsidR="00357A2D">
        <w:rPr>
          <w:rFonts w:ascii="Times New Roman" w:eastAsia="Times New Roman" w:hAnsi="Times New Roman" w:cs="Times New Roman"/>
          <w:color w:val="000000"/>
          <w:sz w:val="24"/>
          <w:szCs w:val="24"/>
          <w:bdr w:val="none" w:sz="0" w:space="0" w:color="auto" w:frame="1"/>
        </w:rPr>
        <w:t xml:space="preserve"> </w:t>
      </w:r>
      <w:r w:rsidR="00357A2D" w:rsidRPr="00BE621C">
        <w:rPr>
          <w:rFonts w:ascii="Times New Roman" w:eastAsia="Times New Roman" w:hAnsi="Times New Roman" w:cs="Times New Roman"/>
          <w:color w:val="000000"/>
          <w:sz w:val="24"/>
          <w:szCs w:val="24"/>
          <w:bdr w:val="none" w:sz="0" w:space="0" w:color="auto" w:frame="1"/>
        </w:rPr>
        <w:t>for our non-Markov model</w:t>
      </w:r>
      <w:r w:rsidR="00357A2D">
        <w:rPr>
          <w:rFonts w:ascii="Times New Roman" w:eastAsia="Times New Roman" w:hAnsi="Times New Roman" w:cs="Times New Roman"/>
          <w:color w:val="000000"/>
          <w:sz w:val="24"/>
          <w:szCs w:val="24"/>
          <w:bdr w:val="none" w:sz="0" w:space="0" w:color="auto" w:frame="1"/>
        </w:rPr>
        <w:t xml:space="preserve">. </w:t>
      </w:r>
    </w:p>
    <w:p w14:paraId="2630F16E" w14:textId="77777777" w:rsidR="003F5E11" w:rsidRPr="00BE621C" w:rsidRDefault="003F5E11" w:rsidP="003F5E11">
      <w:pPr>
        <w:pStyle w:val="ListParagraph"/>
        <w:textAlignment w:val="baseline"/>
        <w:rPr>
          <w:rFonts w:ascii="Times New Roman" w:eastAsia="Times New Roman" w:hAnsi="Times New Roman" w:cs="Times New Roman"/>
          <w:b/>
          <w:bCs/>
          <w:color w:val="000000"/>
          <w:sz w:val="24"/>
          <w:szCs w:val="24"/>
          <w:bdr w:val="none" w:sz="0" w:space="0" w:color="auto" w:frame="1"/>
        </w:rPr>
      </w:pPr>
    </w:p>
    <w:p w14:paraId="60DAAA2C" w14:textId="5207C735" w:rsidR="006623AD" w:rsidRPr="002818FA" w:rsidRDefault="003F5E11" w:rsidP="002818FA">
      <w:pPr>
        <w:pStyle w:val="ListParagraph"/>
        <w:textAlignment w:val="baseline"/>
        <w:rPr>
          <w:rFonts w:ascii="Times New Roman" w:eastAsia="Times New Roman" w:hAnsi="Times New Roman" w:cs="Times New Roman"/>
          <w:color w:val="000000"/>
          <w:sz w:val="24"/>
          <w:szCs w:val="24"/>
          <w:bdr w:val="none" w:sz="0" w:space="0" w:color="auto" w:frame="1"/>
        </w:rPr>
      </w:pPr>
      <w:r>
        <w:rPr>
          <w:rFonts w:ascii="Times New Roman" w:eastAsia="Times New Roman" w:hAnsi="Times New Roman" w:cs="Times New Roman"/>
          <w:color w:val="000000"/>
          <w:sz w:val="24"/>
          <w:szCs w:val="24"/>
          <w:bdr w:val="none" w:sz="0" w:space="0" w:color="auto" w:frame="1"/>
        </w:rPr>
        <w:t xml:space="preserve">For </w:t>
      </w:r>
      <w:r w:rsidR="00DA2C72">
        <w:rPr>
          <w:rFonts w:ascii="Times New Roman" w:eastAsia="Times New Roman" w:hAnsi="Times New Roman" w:cs="Times New Roman"/>
          <w:color w:val="000000"/>
          <w:sz w:val="24"/>
          <w:szCs w:val="24"/>
          <w:bdr w:val="none" w:sz="0" w:space="0" w:color="auto" w:frame="1"/>
        </w:rPr>
        <w:t xml:space="preserve">a </w:t>
      </w:r>
      <w:r>
        <w:rPr>
          <w:rFonts w:ascii="Times New Roman" w:eastAsia="Times New Roman" w:hAnsi="Times New Roman" w:cs="Times New Roman"/>
          <w:color w:val="000000"/>
          <w:sz w:val="24"/>
          <w:szCs w:val="24"/>
          <w:bdr w:val="none" w:sz="0" w:space="0" w:color="auto" w:frame="1"/>
        </w:rPr>
        <w:t xml:space="preserve">non-Markov process, </w:t>
      </w:r>
      <w:r w:rsidR="00DA2C72">
        <w:rPr>
          <w:rFonts w:ascii="Times New Roman" w:eastAsia="Times New Roman" w:hAnsi="Times New Roman" w:cs="Times New Roman"/>
          <w:color w:val="000000"/>
          <w:sz w:val="24"/>
          <w:szCs w:val="24"/>
          <w:bdr w:val="none" w:sz="0" w:space="0" w:color="auto" w:frame="1"/>
        </w:rPr>
        <w:t xml:space="preserve">only considering the </w:t>
      </w:r>
      <w:r w:rsidR="00307D3C">
        <w:rPr>
          <w:rFonts w:ascii="Times New Roman" w:eastAsia="Times New Roman" w:hAnsi="Times New Roman" w:cs="Times New Roman"/>
          <w:color w:val="000000"/>
          <w:sz w:val="24"/>
          <w:szCs w:val="24"/>
          <w:bdr w:val="none" w:sz="0" w:space="0" w:color="auto" w:frame="1"/>
        </w:rPr>
        <w:t>disease states S0</w:t>
      </w:r>
      <w:r w:rsidR="00DA2C72">
        <w:rPr>
          <w:rFonts w:ascii="Times New Roman" w:eastAsia="Times New Roman" w:hAnsi="Times New Roman" w:cs="Times New Roman"/>
          <w:color w:val="000000"/>
          <w:sz w:val="24"/>
          <w:szCs w:val="24"/>
          <w:bdr w:val="none" w:sz="0" w:space="0" w:color="auto" w:frame="1"/>
        </w:rPr>
        <w:t xml:space="preserve">, S1, S2, S3, </w:t>
      </w:r>
      <w:r w:rsidR="00307D3C">
        <w:rPr>
          <w:rFonts w:ascii="Times New Roman" w:eastAsia="Times New Roman" w:hAnsi="Times New Roman" w:cs="Times New Roman"/>
          <w:color w:val="000000"/>
          <w:sz w:val="24"/>
          <w:szCs w:val="24"/>
          <w:bdr w:val="none" w:sz="0" w:space="0" w:color="auto" w:frame="1"/>
        </w:rPr>
        <w:t xml:space="preserve">S4 </w:t>
      </w:r>
      <w:r w:rsidR="00DA2C72">
        <w:rPr>
          <w:rFonts w:ascii="Times New Roman" w:eastAsia="Times New Roman" w:hAnsi="Times New Roman" w:cs="Times New Roman"/>
          <w:color w:val="000000"/>
          <w:sz w:val="24"/>
          <w:szCs w:val="24"/>
          <w:bdr w:val="none" w:sz="0" w:space="0" w:color="auto" w:frame="1"/>
        </w:rPr>
        <w:t xml:space="preserve">ignores the </w:t>
      </w:r>
      <w:r w:rsidR="002818FA">
        <w:rPr>
          <w:rFonts w:ascii="Times New Roman" w:eastAsia="Times New Roman" w:hAnsi="Times New Roman" w:cs="Times New Roman"/>
          <w:color w:val="000000"/>
          <w:sz w:val="24"/>
          <w:szCs w:val="24"/>
          <w:bdr w:val="none" w:sz="0" w:space="0" w:color="auto" w:frame="1"/>
        </w:rPr>
        <w:t xml:space="preserve">effects of past states on future transition rates. Thus, </w:t>
      </w:r>
      <w:r>
        <w:rPr>
          <w:rFonts w:ascii="Times New Roman" w:eastAsia="Times New Roman" w:hAnsi="Times New Roman" w:cs="Times New Roman"/>
          <w:color w:val="000000"/>
          <w:sz w:val="24"/>
          <w:szCs w:val="24"/>
          <w:bdr w:val="none" w:sz="0" w:space="0" w:color="auto" w:frame="1"/>
        </w:rPr>
        <w:t>we split</w:t>
      </w:r>
      <w:r w:rsidR="00307D3C">
        <w:rPr>
          <w:rFonts w:ascii="Times New Roman" w:eastAsia="Times New Roman" w:hAnsi="Times New Roman" w:cs="Times New Roman"/>
          <w:color w:val="000000"/>
          <w:sz w:val="24"/>
          <w:szCs w:val="24"/>
          <w:bdr w:val="none" w:sz="0" w:space="0" w:color="auto" w:frame="1"/>
        </w:rPr>
        <w:t xml:space="preserve"> the disease states into substates to </w:t>
      </w:r>
      <w:r w:rsidR="006623AD">
        <w:rPr>
          <w:rFonts w:ascii="Times New Roman" w:eastAsia="Times New Roman" w:hAnsi="Times New Roman" w:cs="Times New Roman"/>
          <w:color w:val="000000"/>
          <w:sz w:val="24"/>
          <w:szCs w:val="24"/>
          <w:bdr w:val="none" w:sz="0" w:space="0" w:color="auto" w:frame="1"/>
        </w:rPr>
        <w:t xml:space="preserve">better characterize the disease course. </w:t>
      </w:r>
      <w:r w:rsidR="006C6CC4" w:rsidRPr="002818FA">
        <w:rPr>
          <w:rFonts w:ascii="Times New Roman" w:eastAsia="Times New Roman" w:hAnsi="Times New Roman" w:cs="Times New Roman"/>
          <w:color w:val="000000"/>
          <w:sz w:val="24"/>
          <w:szCs w:val="24"/>
          <w:bdr w:val="none" w:sz="0" w:space="0" w:color="auto" w:frame="1"/>
        </w:rPr>
        <w:t>However, these substates are a joint combination of past states, and they are not hidden.</w:t>
      </w:r>
      <w:r w:rsidR="0045280C" w:rsidRPr="002818FA">
        <w:rPr>
          <w:rFonts w:ascii="Times New Roman" w:eastAsia="Times New Roman" w:hAnsi="Times New Roman" w:cs="Times New Roman"/>
          <w:color w:val="000000"/>
          <w:sz w:val="24"/>
          <w:szCs w:val="24"/>
          <w:bdr w:val="none" w:sz="0" w:space="0" w:color="auto" w:frame="1"/>
        </w:rPr>
        <w:t xml:space="preserve"> This is a key difference from hidden Markov model, where the transition between hidden states is unknown.</w:t>
      </w:r>
    </w:p>
    <w:p w14:paraId="33125087" w14:textId="77777777" w:rsidR="006C6CC4" w:rsidRPr="00BE621C" w:rsidRDefault="006C6CC4" w:rsidP="007F68F9">
      <w:pPr>
        <w:pStyle w:val="ListParagraph"/>
        <w:textAlignment w:val="baseline"/>
        <w:rPr>
          <w:rFonts w:ascii="Times New Roman" w:eastAsia="Times New Roman" w:hAnsi="Times New Roman" w:cs="Times New Roman"/>
          <w:color w:val="000000"/>
          <w:sz w:val="24"/>
          <w:szCs w:val="24"/>
          <w:bdr w:val="none" w:sz="0" w:space="0" w:color="auto" w:frame="1"/>
        </w:rPr>
      </w:pPr>
    </w:p>
    <w:p w14:paraId="555B01D1" w14:textId="4B3133FF" w:rsidR="00F72D95" w:rsidRPr="0045280C" w:rsidRDefault="0045280C" w:rsidP="0045280C">
      <w:pPr>
        <w:pStyle w:val="ListParagraph"/>
        <w:textAlignment w:val="baseline"/>
        <w:rPr>
          <w:rFonts w:ascii="Times New Roman" w:eastAsia="Times New Roman" w:hAnsi="Times New Roman" w:cs="Times New Roman"/>
          <w:color w:val="000000"/>
          <w:sz w:val="24"/>
          <w:szCs w:val="24"/>
          <w:bdr w:val="none" w:sz="0" w:space="0" w:color="auto" w:frame="1"/>
        </w:rPr>
      </w:pPr>
      <w:r>
        <w:rPr>
          <w:rFonts w:ascii="Times New Roman" w:eastAsia="Times New Roman" w:hAnsi="Times New Roman" w:cs="Times New Roman"/>
          <w:color w:val="000000"/>
          <w:sz w:val="24"/>
          <w:szCs w:val="24"/>
          <w:bdr w:val="none" w:sz="0" w:space="0" w:color="auto" w:frame="1"/>
        </w:rPr>
        <w:t>Compared to existing multi-state models,</w:t>
      </w:r>
      <w:r w:rsidR="007F68F9" w:rsidRPr="00BE621C">
        <w:rPr>
          <w:rFonts w:ascii="Times New Roman" w:eastAsia="Times New Roman" w:hAnsi="Times New Roman" w:cs="Times New Roman"/>
          <w:color w:val="000000"/>
          <w:sz w:val="24"/>
          <w:szCs w:val="24"/>
          <w:bdr w:val="none" w:sz="0" w:space="0" w:color="auto" w:frame="1"/>
        </w:rPr>
        <w:t xml:space="preserve"> </w:t>
      </w:r>
      <w:r>
        <w:rPr>
          <w:rFonts w:ascii="Times New Roman" w:eastAsia="Times New Roman" w:hAnsi="Times New Roman" w:cs="Times New Roman"/>
          <w:color w:val="000000"/>
          <w:sz w:val="24"/>
          <w:szCs w:val="24"/>
          <w:bdr w:val="none" w:sz="0" w:space="0" w:color="auto" w:frame="1"/>
        </w:rPr>
        <w:t>o</w:t>
      </w:r>
      <w:r w:rsidR="00BF3C68" w:rsidRPr="00BE621C">
        <w:rPr>
          <w:rFonts w:ascii="Times New Roman" w:eastAsia="Times New Roman" w:hAnsi="Times New Roman" w:cs="Times New Roman"/>
          <w:color w:val="000000"/>
          <w:sz w:val="24"/>
          <w:szCs w:val="24"/>
          <w:bdr w:val="none" w:sz="0" w:space="0" w:color="auto" w:frame="1"/>
        </w:rPr>
        <w:t xml:space="preserve">ur main contribution is that </w:t>
      </w:r>
      <w:r w:rsidR="00C17A05" w:rsidRPr="00BE621C">
        <w:rPr>
          <w:rFonts w:ascii="Times New Roman" w:eastAsia="Times New Roman" w:hAnsi="Times New Roman" w:cs="Times New Roman"/>
          <w:color w:val="000000"/>
          <w:sz w:val="24"/>
          <w:szCs w:val="24"/>
          <w:bdr w:val="none" w:sz="0" w:space="0" w:color="auto" w:frame="1"/>
        </w:rPr>
        <w:t xml:space="preserve">1) </w:t>
      </w:r>
      <w:r w:rsidR="00CB4E0D" w:rsidRPr="00BE621C">
        <w:rPr>
          <w:rFonts w:ascii="Times New Roman" w:eastAsia="Times New Roman" w:hAnsi="Times New Roman" w:cs="Times New Roman"/>
          <w:color w:val="000000"/>
          <w:sz w:val="24"/>
          <w:szCs w:val="24"/>
          <w:bdr w:val="none" w:sz="0" w:space="0" w:color="auto" w:frame="1"/>
        </w:rPr>
        <w:t xml:space="preserve">past states can be accounted for </w:t>
      </w:r>
      <w:r w:rsidR="00F72D95" w:rsidRPr="00BE621C">
        <w:rPr>
          <w:rFonts w:ascii="Times New Roman" w:eastAsia="Times New Roman" w:hAnsi="Times New Roman" w:cs="Times New Roman"/>
          <w:color w:val="000000"/>
          <w:sz w:val="24"/>
          <w:szCs w:val="24"/>
          <w:bdr w:val="none" w:sz="0" w:space="0" w:color="auto" w:frame="1"/>
        </w:rPr>
        <w:t xml:space="preserve">by creating </w:t>
      </w:r>
      <w:r w:rsidR="00EF1876" w:rsidRPr="00BE621C">
        <w:rPr>
          <w:rFonts w:ascii="Times New Roman" w:eastAsia="Times New Roman" w:hAnsi="Times New Roman" w:cs="Times New Roman"/>
          <w:color w:val="000000"/>
          <w:sz w:val="24"/>
          <w:szCs w:val="24"/>
          <w:bdr w:val="none" w:sz="0" w:space="0" w:color="auto" w:frame="1"/>
        </w:rPr>
        <w:t>substates</w:t>
      </w:r>
      <w:r w:rsidR="00F72D95" w:rsidRPr="00BE621C">
        <w:rPr>
          <w:rFonts w:ascii="Times New Roman" w:eastAsia="Times New Roman" w:hAnsi="Times New Roman" w:cs="Times New Roman"/>
          <w:color w:val="000000"/>
          <w:sz w:val="24"/>
          <w:szCs w:val="24"/>
          <w:bdr w:val="none" w:sz="0" w:space="0" w:color="auto" w:frame="1"/>
        </w:rPr>
        <w:t xml:space="preserve"> which</w:t>
      </w:r>
      <w:r w:rsidR="00EF1876" w:rsidRPr="00BE621C">
        <w:rPr>
          <w:rFonts w:ascii="Times New Roman" w:eastAsia="Times New Roman" w:hAnsi="Times New Roman" w:cs="Times New Roman"/>
          <w:color w:val="000000"/>
          <w:sz w:val="24"/>
          <w:szCs w:val="24"/>
          <w:bdr w:val="none" w:sz="0" w:space="0" w:color="auto" w:frame="1"/>
        </w:rPr>
        <w:t xml:space="preserve"> </w:t>
      </w:r>
      <w:r w:rsidR="001A602A" w:rsidRPr="00BE621C">
        <w:rPr>
          <w:rFonts w:ascii="Times New Roman" w:eastAsia="Times New Roman" w:hAnsi="Times New Roman" w:cs="Times New Roman"/>
          <w:color w:val="000000"/>
          <w:sz w:val="24"/>
          <w:szCs w:val="24"/>
          <w:bdr w:val="none" w:sz="0" w:space="0" w:color="auto" w:frame="1"/>
        </w:rPr>
        <w:t>are a joint classification of past states</w:t>
      </w:r>
      <w:r w:rsidR="00F72D95" w:rsidRPr="00BE621C">
        <w:rPr>
          <w:rFonts w:ascii="Times New Roman" w:eastAsia="Times New Roman" w:hAnsi="Times New Roman" w:cs="Times New Roman"/>
          <w:color w:val="000000"/>
          <w:sz w:val="24"/>
          <w:szCs w:val="24"/>
          <w:bdr w:val="none" w:sz="0" w:space="0" w:color="auto" w:frame="1"/>
        </w:rPr>
        <w:t>, and</w:t>
      </w:r>
      <w:r w:rsidR="00C17A05" w:rsidRPr="00BE621C">
        <w:rPr>
          <w:rFonts w:ascii="Times New Roman" w:eastAsia="Times New Roman" w:hAnsi="Times New Roman" w:cs="Times New Roman"/>
          <w:color w:val="000000"/>
          <w:sz w:val="24"/>
          <w:szCs w:val="24"/>
          <w:bdr w:val="none" w:sz="0" w:space="0" w:color="auto" w:frame="1"/>
        </w:rPr>
        <w:t xml:space="preserve"> 2) past states </w:t>
      </w:r>
      <w:r w:rsidR="00DA6825" w:rsidRPr="00BE621C">
        <w:rPr>
          <w:rFonts w:ascii="Times New Roman" w:eastAsia="Times New Roman" w:hAnsi="Times New Roman" w:cs="Times New Roman"/>
          <w:color w:val="000000"/>
          <w:sz w:val="24"/>
          <w:szCs w:val="24"/>
          <w:bdr w:val="none" w:sz="0" w:space="0" w:color="auto" w:frame="1"/>
        </w:rPr>
        <w:t>can</w:t>
      </w:r>
      <w:r w:rsidR="00C17A05" w:rsidRPr="00BE621C">
        <w:rPr>
          <w:rFonts w:ascii="Times New Roman" w:eastAsia="Times New Roman" w:hAnsi="Times New Roman" w:cs="Times New Roman"/>
          <w:color w:val="000000"/>
          <w:sz w:val="24"/>
          <w:szCs w:val="24"/>
          <w:bdr w:val="none" w:sz="0" w:space="0" w:color="auto" w:frame="1"/>
        </w:rPr>
        <w:t xml:space="preserve"> be included in the CSC model. </w:t>
      </w:r>
    </w:p>
    <w:p w14:paraId="15994E6D" w14:textId="77777777" w:rsidR="009A6E42" w:rsidRPr="00BE621C" w:rsidRDefault="009A6E42" w:rsidP="005F73D1">
      <w:pPr>
        <w:textAlignment w:val="baseline"/>
        <w:rPr>
          <w:rFonts w:ascii="Times New Roman" w:eastAsia="Times New Roman" w:hAnsi="Times New Roman" w:cs="Times New Roman"/>
          <w:color w:val="000000"/>
          <w:bdr w:val="none" w:sz="0" w:space="0" w:color="auto" w:frame="1"/>
        </w:rPr>
      </w:pPr>
    </w:p>
    <w:p w14:paraId="20C0B3CD" w14:textId="1478DD26" w:rsidR="00237C94" w:rsidRPr="00BE621C" w:rsidRDefault="00C77E12" w:rsidP="00535F0A">
      <w:pPr>
        <w:pStyle w:val="ListParagraph"/>
        <w:numPr>
          <w:ilvl w:val="0"/>
          <w:numId w:val="4"/>
        </w:numPr>
        <w:rPr>
          <w:rFonts w:ascii="Times New Roman" w:eastAsia="PingFang TC" w:hAnsi="Times New Roman" w:cs="Times New Roman"/>
          <w:color w:val="000000"/>
          <w:sz w:val="24"/>
          <w:szCs w:val="24"/>
          <w:bdr w:val="none" w:sz="0" w:space="0" w:color="auto" w:frame="1"/>
        </w:rPr>
      </w:pPr>
      <w:r w:rsidRPr="00BE621C">
        <w:rPr>
          <w:rFonts w:ascii="Times New Roman" w:eastAsia="PingFang TC" w:hAnsi="Times New Roman" w:cs="Times New Roman"/>
          <w:color w:val="000000"/>
          <w:sz w:val="24"/>
          <w:szCs w:val="24"/>
          <w:bdr w:val="none" w:sz="0" w:space="0" w:color="auto" w:frame="1"/>
        </w:rPr>
        <w:t>As suggested by the reviewer, w</w:t>
      </w:r>
      <w:r w:rsidR="00237C94" w:rsidRPr="00BE621C">
        <w:rPr>
          <w:rFonts w:ascii="Times New Roman" w:eastAsia="PingFang TC" w:hAnsi="Times New Roman" w:cs="Times New Roman"/>
          <w:color w:val="000000"/>
          <w:sz w:val="24"/>
          <w:szCs w:val="24"/>
          <w:bdr w:val="none" w:sz="0" w:space="0" w:color="auto" w:frame="1"/>
        </w:rPr>
        <w:t xml:space="preserve">e now defined the </w:t>
      </w:r>
      <w:r w:rsidRPr="00BE621C">
        <w:rPr>
          <w:rFonts w:ascii="Times New Roman" w:eastAsia="PingFang TC" w:hAnsi="Times New Roman" w:cs="Times New Roman"/>
          <w:color w:val="000000"/>
          <w:sz w:val="24"/>
          <w:szCs w:val="24"/>
          <w:bdr w:val="none" w:sz="0" w:space="0" w:color="auto" w:frame="1"/>
        </w:rPr>
        <w:t xml:space="preserve">Markov and non-Markov </w:t>
      </w:r>
      <w:r w:rsidR="00237C94" w:rsidRPr="00BE621C">
        <w:rPr>
          <w:rFonts w:ascii="Times New Roman" w:eastAsia="PingFang TC" w:hAnsi="Times New Roman" w:cs="Times New Roman"/>
          <w:color w:val="000000"/>
          <w:sz w:val="24"/>
          <w:szCs w:val="24"/>
          <w:bdr w:val="none" w:sz="0" w:space="0" w:color="auto" w:frame="1"/>
        </w:rPr>
        <w:t>process as below</w:t>
      </w:r>
      <w:r w:rsidR="00AC6F10" w:rsidRPr="00BE621C">
        <w:rPr>
          <w:rFonts w:ascii="Times New Roman" w:eastAsia="PingFang TC" w:hAnsi="Times New Roman" w:cs="Times New Roman"/>
          <w:color w:val="000000"/>
          <w:sz w:val="24"/>
          <w:szCs w:val="24"/>
          <w:bdr w:val="none" w:sz="0" w:space="0" w:color="auto" w:frame="1"/>
        </w:rPr>
        <w:t xml:space="preserve">. </w:t>
      </w:r>
      <w:r w:rsidR="00F11886">
        <w:rPr>
          <w:rFonts w:ascii="Times New Roman" w:eastAsia="PingFang TC" w:hAnsi="Times New Roman" w:cs="Times New Roman"/>
          <w:color w:val="000000"/>
          <w:sz w:val="24"/>
          <w:szCs w:val="24"/>
          <w:bdr w:val="none" w:sz="0" w:space="0" w:color="auto" w:frame="1"/>
        </w:rPr>
        <w:t>Please s</w:t>
      </w:r>
      <w:r w:rsidR="00AC6F10" w:rsidRPr="00BE621C">
        <w:rPr>
          <w:rFonts w:ascii="Times New Roman" w:eastAsia="PingFang TC" w:hAnsi="Times New Roman" w:cs="Times New Roman"/>
          <w:color w:val="000000"/>
          <w:sz w:val="24"/>
          <w:szCs w:val="24"/>
          <w:bdr w:val="none" w:sz="0" w:space="0" w:color="auto" w:frame="1"/>
        </w:rPr>
        <w:t>ee detail</w:t>
      </w:r>
      <w:r w:rsidR="00F11886">
        <w:rPr>
          <w:rFonts w:ascii="Times New Roman" w:eastAsia="PingFang TC" w:hAnsi="Times New Roman" w:cs="Times New Roman"/>
          <w:color w:val="000000"/>
          <w:sz w:val="24"/>
          <w:szCs w:val="24"/>
          <w:bdr w:val="none" w:sz="0" w:space="0" w:color="auto" w:frame="1"/>
        </w:rPr>
        <w:t>s</w:t>
      </w:r>
      <w:r w:rsidR="00AC6F10" w:rsidRPr="00BE621C">
        <w:rPr>
          <w:rFonts w:ascii="Times New Roman" w:eastAsia="PingFang TC" w:hAnsi="Times New Roman" w:cs="Times New Roman"/>
          <w:color w:val="000000"/>
          <w:sz w:val="24"/>
          <w:szCs w:val="24"/>
          <w:bdr w:val="none" w:sz="0" w:space="0" w:color="auto" w:frame="1"/>
        </w:rPr>
        <w:t xml:space="preserve"> on </w:t>
      </w:r>
      <w:r w:rsidR="00535F0A" w:rsidRPr="00BE621C">
        <w:rPr>
          <w:rFonts w:ascii="Times New Roman" w:eastAsia="PingFang TC" w:hAnsi="Times New Roman" w:cs="Times New Roman"/>
          <w:color w:val="000000"/>
          <w:sz w:val="24"/>
          <w:szCs w:val="24"/>
          <w:bdr w:val="none" w:sz="0" w:space="0" w:color="auto" w:frame="1"/>
        </w:rPr>
        <w:t>page</w:t>
      </w:r>
      <w:r w:rsidR="00AC6F10" w:rsidRPr="00BE621C">
        <w:rPr>
          <w:rFonts w:ascii="Times New Roman" w:eastAsia="PingFang TC" w:hAnsi="Times New Roman" w:cs="Times New Roman"/>
          <w:color w:val="000000"/>
          <w:sz w:val="24"/>
          <w:szCs w:val="24"/>
          <w:bdr w:val="none" w:sz="0" w:space="0" w:color="auto" w:frame="1"/>
        </w:rPr>
        <w:t>s</w:t>
      </w:r>
      <w:r w:rsidR="00535F0A" w:rsidRPr="00BE621C">
        <w:rPr>
          <w:rFonts w:ascii="Times New Roman" w:eastAsia="PingFang TC" w:hAnsi="Times New Roman" w:cs="Times New Roman"/>
          <w:color w:val="000000"/>
          <w:sz w:val="24"/>
          <w:szCs w:val="24"/>
          <w:bdr w:val="none" w:sz="0" w:space="0" w:color="auto" w:frame="1"/>
        </w:rPr>
        <w:t xml:space="preserve"> </w:t>
      </w:r>
      <w:r w:rsidR="00AC6F10" w:rsidRPr="00BE621C">
        <w:rPr>
          <w:rFonts w:ascii="Times New Roman" w:eastAsia="PingFang TC" w:hAnsi="Times New Roman" w:cs="Times New Roman"/>
          <w:color w:val="000000"/>
          <w:sz w:val="24"/>
          <w:szCs w:val="24"/>
          <w:bdr w:val="none" w:sz="0" w:space="0" w:color="auto" w:frame="1"/>
        </w:rPr>
        <w:t>4-5</w:t>
      </w:r>
      <w:r w:rsidR="00237C94" w:rsidRPr="00BE621C">
        <w:rPr>
          <w:rFonts w:ascii="Times New Roman" w:eastAsia="PingFang TC" w:hAnsi="Times New Roman" w:cs="Times New Roman"/>
          <w:color w:val="000000"/>
          <w:sz w:val="24"/>
          <w:szCs w:val="24"/>
          <w:bdr w:val="none" w:sz="0" w:space="0" w:color="auto" w:frame="1"/>
        </w:rPr>
        <w:t xml:space="preserve">. </w:t>
      </w:r>
    </w:p>
    <w:p w14:paraId="5F212CC1" w14:textId="72F5F191" w:rsidR="009A6E42" w:rsidRPr="00BE621C" w:rsidRDefault="3B2FE6CC" w:rsidP="009A6E42">
      <w:pPr>
        <w:rPr>
          <w:rFonts w:ascii="Times New Roman" w:eastAsia="Times New Roman" w:hAnsi="Times New Roman" w:cs="Times New Roman"/>
          <w:color w:val="000000"/>
          <w:kern w:val="0"/>
          <w:bdr w:val="none" w:sz="0" w:space="0" w:color="auto" w:frame="1"/>
          <w:lang w:eastAsia="zh-CN"/>
          <w14:ligatures w14:val="none"/>
        </w:rPr>
      </w:pPr>
      <w:commentRangeStart w:id="21"/>
      <w:r w:rsidRPr="00BE621C">
        <w:rPr>
          <w:rFonts w:ascii="Times New Roman" w:eastAsia="Times New Roman" w:hAnsi="Times New Roman" w:cs="Times New Roman"/>
          <w:color w:val="000000"/>
          <w:kern w:val="0"/>
          <w:bdr w:val="none" w:sz="0" w:space="0" w:color="auto" w:frame="1"/>
          <w:lang w:eastAsia="zh-CN"/>
          <w14:ligatures w14:val="none"/>
        </w:rPr>
        <w:t>Markov processes</w:t>
      </w:r>
      <w:r w:rsidR="6691A84D" w:rsidRPr="00BE621C">
        <w:rPr>
          <w:rFonts w:ascii="Times New Roman" w:eastAsia="Times New Roman" w:hAnsi="Times New Roman" w:cs="Times New Roman"/>
          <w:color w:val="000000"/>
          <w:kern w:val="0"/>
          <w:bdr w:val="none" w:sz="0" w:space="0" w:color="auto" w:frame="1"/>
          <w:lang w:eastAsia="zh-CN"/>
          <w14:ligatures w14:val="none"/>
        </w:rPr>
        <w:t xml:space="preserve"> and </w:t>
      </w:r>
      <w:r w:rsidR="07D9786E" w:rsidRPr="00BE621C">
        <w:rPr>
          <w:rFonts w:ascii="Times New Roman" w:eastAsia="Times New Roman" w:hAnsi="Times New Roman" w:cs="Times New Roman"/>
          <w:color w:val="000000"/>
          <w:kern w:val="0"/>
          <w:bdr w:val="none" w:sz="0" w:space="0" w:color="auto" w:frame="1"/>
          <w:lang w:eastAsia="zh-CN"/>
          <w14:ligatures w14:val="none"/>
        </w:rPr>
        <w:t>Memorylessness</w:t>
      </w:r>
      <w:r w:rsidR="6691A84D" w:rsidRPr="00BE621C">
        <w:rPr>
          <w:rFonts w:ascii="Times New Roman" w:eastAsia="Times New Roman" w:hAnsi="Times New Roman" w:cs="Times New Roman"/>
          <w:color w:val="000000"/>
          <w:kern w:val="0"/>
          <w:bdr w:val="none" w:sz="0" w:space="0" w:color="auto" w:frame="1"/>
          <w:lang w:eastAsia="zh-CN"/>
          <w14:ligatures w14:val="none"/>
        </w:rPr>
        <w:t xml:space="preserve"> property</w:t>
      </w:r>
      <w:commentRangeEnd w:id="21"/>
      <w:r w:rsidR="009A6E42" w:rsidRPr="00BE621C">
        <w:rPr>
          <w:rStyle w:val="CommentReference"/>
          <w:rFonts w:ascii="Times New Roman" w:eastAsia="Times New Roman" w:hAnsi="Times New Roman" w:cs="Times New Roman"/>
          <w:color w:val="000000"/>
          <w:kern w:val="0"/>
          <w:sz w:val="24"/>
          <w:szCs w:val="24"/>
          <w:bdr w:val="none" w:sz="0" w:space="0" w:color="auto" w:frame="1"/>
          <w:lang w:eastAsia="zh-CN"/>
          <w14:ligatures w14:val="none"/>
        </w:rPr>
        <w:commentReference w:id="21"/>
      </w:r>
    </w:p>
    <w:p w14:paraId="6D38242B" w14:textId="60D5BD4F" w:rsidR="001C1554" w:rsidRPr="00BE621C" w:rsidRDefault="00840A65" w:rsidP="001C1554">
      <w:pPr>
        <w:spacing w:line="480" w:lineRule="auto"/>
        <w:rPr>
          <w:color w:val="000000" w:themeColor="text1"/>
        </w:rPr>
      </w:pPr>
      <w:r w:rsidRPr="00BE621C">
        <w:rPr>
          <w:b/>
        </w:rPr>
        <w:t>Equation 1</w:t>
      </w:r>
      <w:r w:rsidRPr="00BE621C">
        <w:rPr>
          <w:bCs/>
        </w:rPr>
        <w:t>.             λ</w:t>
      </w:r>
      <w:r w:rsidRPr="00BE621C">
        <w:rPr>
          <w:bCs/>
          <w:color w:val="000000" w:themeColor="text1"/>
          <w:vertAlign w:val="subscript"/>
        </w:rPr>
        <w:t>(</w:t>
      </w:r>
      <w:r w:rsidRPr="00BE621C">
        <w:rPr>
          <w:color w:val="000000" w:themeColor="text1"/>
          <w:vertAlign w:val="subscript"/>
        </w:rPr>
        <w:t>Sm+1=1|Sm=1)</w:t>
      </w:r>
      <w:r w:rsidRPr="00BE621C">
        <w:rPr>
          <w:color w:val="000000" w:themeColor="text1"/>
        </w:rPr>
        <w:t>(t) =</w:t>
      </w:r>
      <w:r w:rsidRPr="00BE621C">
        <w:rPr>
          <w:bCs/>
        </w:rPr>
        <w:t xml:space="preserve"> λ</w:t>
      </w:r>
      <w:r w:rsidRPr="00BE621C">
        <w:rPr>
          <w:color w:val="000000" w:themeColor="text1"/>
          <w:vertAlign w:val="subscript"/>
        </w:rPr>
        <w:t>(Sm+1=1| S0=s0, S1=s1, …., Sm-1=sm-1, Sm=1)</w:t>
      </w:r>
      <w:r w:rsidRPr="00BE621C">
        <w:rPr>
          <w:color w:val="000000" w:themeColor="text1"/>
        </w:rPr>
        <w:t xml:space="preserve">(t).                   </w:t>
      </w:r>
    </w:p>
    <w:p w14:paraId="637ACDF9" w14:textId="47DF5B80" w:rsidR="00840A65" w:rsidRPr="00BE621C" w:rsidRDefault="00E250BE" w:rsidP="00E250BE">
      <w:pPr>
        <w:rPr>
          <w:rFonts w:ascii="Times New Roman" w:eastAsia="Times New Roman" w:hAnsi="Times New Roman" w:cs="Times New Roman"/>
          <w:color w:val="000000"/>
          <w:kern w:val="0"/>
          <w:bdr w:val="none" w:sz="0" w:space="0" w:color="auto" w:frame="1"/>
          <w:lang w:eastAsia="zh-CN"/>
          <w14:ligatures w14:val="none"/>
        </w:rPr>
      </w:pPr>
      <w:r w:rsidRPr="00BE621C">
        <w:rPr>
          <w:rFonts w:ascii="Times New Roman" w:eastAsia="Times New Roman" w:hAnsi="Times New Roman" w:cs="Times New Roman"/>
          <w:color w:val="000000"/>
          <w:kern w:val="0"/>
          <w:bdr w:val="none" w:sz="0" w:space="0" w:color="auto" w:frame="1"/>
          <w:lang w:eastAsia="zh-CN"/>
          <w14:ligatures w14:val="none"/>
        </w:rPr>
        <w:t xml:space="preserve">Convert </w:t>
      </w:r>
      <w:r w:rsidR="00840A65" w:rsidRPr="00BE621C">
        <w:rPr>
          <w:rFonts w:ascii="Times New Roman" w:eastAsia="Times New Roman" w:hAnsi="Times New Roman" w:cs="Times New Roman"/>
          <w:color w:val="000000"/>
          <w:kern w:val="0"/>
          <w:bdr w:val="none" w:sz="0" w:space="0" w:color="auto" w:frame="1"/>
          <w:lang w:eastAsia="zh-CN"/>
          <w14:ligatures w14:val="none"/>
        </w:rPr>
        <w:t xml:space="preserve">Non-Markov </w:t>
      </w:r>
      <w:r w:rsidRPr="00BE621C">
        <w:rPr>
          <w:rFonts w:ascii="Times New Roman" w:eastAsia="Times New Roman" w:hAnsi="Times New Roman" w:cs="Times New Roman"/>
          <w:color w:val="000000"/>
          <w:kern w:val="0"/>
          <w:bdr w:val="none" w:sz="0" w:space="0" w:color="auto" w:frame="1"/>
          <w:lang w:eastAsia="zh-CN"/>
          <w14:ligatures w14:val="none"/>
        </w:rPr>
        <w:t xml:space="preserve">to Markov </w:t>
      </w:r>
      <w:r w:rsidR="00840A65" w:rsidRPr="00BE621C">
        <w:rPr>
          <w:rFonts w:ascii="Times New Roman" w:eastAsia="Times New Roman" w:hAnsi="Times New Roman" w:cs="Times New Roman"/>
          <w:color w:val="000000"/>
          <w:kern w:val="0"/>
          <w:bdr w:val="none" w:sz="0" w:space="0" w:color="auto" w:frame="1"/>
          <w:lang w:eastAsia="zh-CN"/>
          <w14:ligatures w14:val="none"/>
        </w:rPr>
        <w:t>process</w:t>
      </w:r>
      <w:r w:rsidRPr="00BE621C">
        <w:rPr>
          <w:rFonts w:ascii="Times New Roman" w:eastAsia="Times New Roman" w:hAnsi="Times New Roman" w:cs="Times New Roman"/>
          <w:color w:val="000000"/>
          <w:kern w:val="0"/>
          <w:bdr w:val="none" w:sz="0" w:space="0" w:color="auto" w:frame="1"/>
          <w:lang w:eastAsia="zh-CN"/>
          <w14:ligatures w14:val="none"/>
        </w:rPr>
        <w:t xml:space="preserve"> by </w:t>
      </w:r>
      <w:r w:rsidR="00A67C62" w:rsidRPr="00BE621C">
        <w:rPr>
          <w:rFonts w:ascii="Times New Roman" w:eastAsia="Times New Roman" w:hAnsi="Times New Roman" w:cs="Times New Roman"/>
          <w:color w:val="000000"/>
          <w:kern w:val="0"/>
          <w:bdr w:val="none" w:sz="0" w:space="0" w:color="auto" w:frame="1"/>
          <w:lang w:eastAsia="zh-CN"/>
          <w14:ligatures w14:val="none"/>
        </w:rPr>
        <w:t>conditioning on past states</w:t>
      </w:r>
    </w:p>
    <w:p w14:paraId="028BE59D" w14:textId="77777777" w:rsidR="00DF3B25" w:rsidRPr="00BE621C" w:rsidRDefault="00DF3B25" w:rsidP="00DF3B25">
      <w:pPr>
        <w:spacing w:line="480" w:lineRule="auto"/>
        <w:rPr>
          <w:color w:val="000000" w:themeColor="text1"/>
        </w:rPr>
      </w:pPr>
      <w:r w:rsidRPr="00BE621C">
        <w:rPr>
          <w:b/>
        </w:rPr>
        <w:t>Equation 2</w:t>
      </w:r>
      <w:r w:rsidRPr="00BE621C">
        <w:rPr>
          <w:bCs/>
        </w:rPr>
        <w:t>.             λ</w:t>
      </w:r>
      <w:r w:rsidRPr="00BE621C">
        <w:rPr>
          <w:color w:val="000000" w:themeColor="text1"/>
          <w:vertAlign w:val="subscript"/>
        </w:rPr>
        <w:t>(Sm+1=1| Sm_J0_m-1=1)</w:t>
      </w:r>
      <w:r w:rsidRPr="00BE621C">
        <w:rPr>
          <w:color w:val="000000" w:themeColor="text1"/>
        </w:rPr>
        <w:t>(t)=</w:t>
      </w:r>
      <w:r w:rsidRPr="00BE621C">
        <w:rPr>
          <w:bCs/>
        </w:rPr>
        <w:t xml:space="preserve"> λ</w:t>
      </w:r>
      <w:r w:rsidRPr="00BE621C">
        <w:rPr>
          <w:color w:val="000000" w:themeColor="text1"/>
          <w:vertAlign w:val="subscript"/>
        </w:rPr>
        <w:t>(Sm+1=1| S0=s0, S1=s1, …., Sm-1=sm-1, Sm_J0_m-1=1)</w:t>
      </w:r>
      <w:r w:rsidRPr="00BE621C">
        <w:rPr>
          <w:color w:val="000000" w:themeColor="text1"/>
        </w:rPr>
        <w:t xml:space="preserve">(t). </w:t>
      </w:r>
    </w:p>
    <w:p w14:paraId="0D37AEEE" w14:textId="1DD07E55" w:rsidR="00B8089A" w:rsidRPr="00BE621C" w:rsidRDefault="00B8089A" w:rsidP="001C1554">
      <w:pPr>
        <w:rPr>
          <w:color w:val="000000" w:themeColor="text1"/>
        </w:rPr>
      </w:pPr>
      <w:r w:rsidRPr="00BE621C">
        <w:rPr>
          <w:color w:val="000000" w:themeColor="text1"/>
        </w:rPr>
        <w:t xml:space="preserve">Estimation of transition rate between substates for </w:t>
      </w:r>
      <w:r w:rsidR="001C1554" w:rsidRPr="00BE621C">
        <w:rPr>
          <w:color w:val="000000" w:themeColor="text1"/>
        </w:rPr>
        <w:t xml:space="preserve">non-Markov process </w:t>
      </w:r>
    </w:p>
    <w:p w14:paraId="37D2340B" w14:textId="33D854BD" w:rsidR="00956C87" w:rsidRPr="00BE621C" w:rsidRDefault="00956C87" w:rsidP="001C1554">
      <w:pPr>
        <w:rPr>
          <w:color w:val="000000" w:themeColor="text1"/>
        </w:rPr>
      </w:pPr>
      <w:r w:rsidRPr="00BE621C">
        <w:rPr>
          <w:b/>
        </w:rPr>
        <w:lastRenderedPageBreak/>
        <w:t>Equation 3</w:t>
      </w:r>
      <w:r w:rsidRPr="00BE621C">
        <w:rPr>
          <w:bCs/>
        </w:rPr>
        <w:t>.             λ</w:t>
      </w:r>
      <w:r w:rsidRPr="00BE621C">
        <w:rPr>
          <w:color w:val="000000" w:themeColor="text1"/>
          <w:vertAlign w:val="subscript"/>
        </w:rPr>
        <w:t>(Sm+1=1| Sm_J0_m-1=1)</w:t>
      </w:r>
      <w:r w:rsidRPr="00BE621C">
        <w:rPr>
          <w:color w:val="000000" w:themeColor="text1"/>
        </w:rPr>
        <w:t>(t) =</w:t>
      </w:r>
      <w:r w:rsidRPr="00BE621C">
        <w:rPr>
          <w:bCs/>
        </w:rPr>
        <w:t xml:space="preserve"> λ</w:t>
      </w:r>
      <w:r w:rsidRPr="00BE621C">
        <w:rPr>
          <w:color w:val="000000" w:themeColor="text1"/>
          <w:vertAlign w:val="subscript"/>
        </w:rPr>
        <w:t>(Sm+1=1| S0=s0, S1=s1, …., Sm-1=sm-1, Sm_J0_m-1=1)</w:t>
      </w:r>
      <w:r w:rsidRPr="00BE621C">
        <w:rPr>
          <w:color w:val="000000" w:themeColor="text1"/>
        </w:rPr>
        <w:t>(t)=</w:t>
      </w:r>
      <w:r w:rsidRPr="00BE621C">
        <w:rPr>
          <w:bCs/>
        </w:rPr>
        <w:t xml:space="preserve"> λ</w:t>
      </w:r>
      <w:r w:rsidRPr="00BE621C">
        <w:rPr>
          <w:color w:val="000000" w:themeColor="text1"/>
          <w:vertAlign w:val="subscript"/>
        </w:rPr>
        <w:t>(Sm+1=1| S0=s0, S1=s1, …., Sm-1=sm-1, Sm=1)</w:t>
      </w:r>
      <w:r w:rsidRPr="00BE621C">
        <w:rPr>
          <w:color w:val="000000" w:themeColor="text1"/>
        </w:rPr>
        <w:t>(t)=</w:t>
      </w:r>
      <w:r w:rsidRPr="00BE621C">
        <w:rPr>
          <w:bCs/>
        </w:rPr>
        <w:t xml:space="preserve"> λ</w:t>
      </w:r>
      <w:r w:rsidRPr="00BE621C">
        <w:rPr>
          <w:color w:val="000000" w:themeColor="text1"/>
          <w:vertAlign w:val="subscript"/>
        </w:rPr>
        <w:t xml:space="preserve">(Sm+1=1| </w:t>
      </w:r>
      <w:r w:rsidRPr="00BE621C">
        <w:rPr>
          <w:color w:val="000000" w:themeColor="text1"/>
        </w:rPr>
        <w:t>J</w:t>
      </w:r>
      <w:r w:rsidRPr="00BE621C">
        <w:rPr>
          <w:color w:val="000000" w:themeColor="text1"/>
          <w:vertAlign w:val="subscript"/>
        </w:rPr>
        <w:t>0_m-1, Sm=1)</w:t>
      </w:r>
      <w:r w:rsidRPr="00BE621C">
        <w:rPr>
          <w:color w:val="000000" w:themeColor="text1"/>
        </w:rPr>
        <w:t>(t)=</w:t>
      </w:r>
      <w:r w:rsidRPr="00BE621C">
        <w:rPr>
          <w:bCs/>
        </w:rPr>
        <w:t>λ</w:t>
      </w:r>
      <w:r w:rsidRPr="00BE621C">
        <w:rPr>
          <w:color w:val="000000" w:themeColor="text1"/>
          <w:vertAlign w:val="subscript"/>
        </w:rPr>
        <w:t>(Sm+1=1| Sm=1)</w:t>
      </w:r>
      <w:r w:rsidRPr="00BE621C">
        <w:rPr>
          <w:color w:val="000000" w:themeColor="text1"/>
        </w:rPr>
        <w:t>(t, J</w:t>
      </w:r>
      <w:r w:rsidRPr="00BE621C">
        <w:rPr>
          <w:color w:val="000000" w:themeColor="text1"/>
          <w:vertAlign w:val="subscript"/>
        </w:rPr>
        <w:t>0_m-1</w:t>
      </w:r>
      <w:r w:rsidRPr="00BE621C">
        <w:rPr>
          <w:color w:val="000000" w:themeColor="text1"/>
        </w:rPr>
        <w:t>), where J</w:t>
      </w:r>
      <w:r w:rsidRPr="00BE621C">
        <w:rPr>
          <w:color w:val="000000" w:themeColor="text1"/>
          <w:vertAlign w:val="subscript"/>
        </w:rPr>
        <w:t>0_m-1</w:t>
      </w:r>
      <w:r w:rsidRPr="00BE621C">
        <w:rPr>
          <w:color w:val="000000" w:themeColor="text1"/>
        </w:rPr>
        <w:t xml:space="preserve"> is a joint indicator of past states S</w:t>
      </w:r>
      <w:r w:rsidRPr="00BE621C">
        <w:rPr>
          <w:color w:val="000000" w:themeColor="text1"/>
          <w:vertAlign w:val="subscript"/>
        </w:rPr>
        <w:t xml:space="preserve">0 </w:t>
      </w:r>
      <w:r w:rsidRPr="00BE621C">
        <w:rPr>
          <w:color w:val="000000" w:themeColor="text1"/>
        </w:rPr>
        <w:t>– S</w:t>
      </w:r>
      <w:r w:rsidRPr="00BE621C">
        <w:rPr>
          <w:color w:val="000000" w:themeColor="text1"/>
          <w:vertAlign w:val="subscript"/>
        </w:rPr>
        <w:t xml:space="preserve">m-1 </w:t>
      </w:r>
      <w:r w:rsidRPr="00BE621C">
        <w:rPr>
          <w:color w:val="000000" w:themeColor="text1"/>
        </w:rPr>
        <w:t>and has 2</w:t>
      </w:r>
      <w:r w:rsidRPr="00BE621C">
        <w:rPr>
          <w:color w:val="000000" w:themeColor="text1"/>
          <w:vertAlign w:val="superscript"/>
        </w:rPr>
        <w:t xml:space="preserve">m-1 </w:t>
      </w:r>
      <w:r w:rsidRPr="00BE621C">
        <w:rPr>
          <w:color w:val="000000" w:themeColor="text1"/>
        </w:rPr>
        <w:t xml:space="preserve">categories. </w:t>
      </w:r>
    </w:p>
    <w:p w14:paraId="2C3428E9" w14:textId="43383F6C" w:rsidR="00237C94" w:rsidRPr="00BE621C" w:rsidRDefault="00237C94" w:rsidP="001C1554">
      <w:pPr>
        <w:spacing w:line="480" w:lineRule="auto"/>
        <w:rPr>
          <w:color w:val="000000" w:themeColor="text1"/>
        </w:rPr>
      </w:pPr>
    </w:p>
    <w:p w14:paraId="284E06C0" w14:textId="642657C7" w:rsidR="00535F0A" w:rsidRPr="00F11886" w:rsidRDefault="00022E9F" w:rsidP="00BE621C">
      <w:pPr>
        <w:pStyle w:val="ListParagraph"/>
        <w:numPr>
          <w:ilvl w:val="0"/>
          <w:numId w:val="4"/>
        </w:numPr>
        <w:textAlignment w:val="baseline"/>
        <w:rPr>
          <w:rFonts w:ascii="Times New Roman" w:eastAsia="Times New Roman" w:hAnsi="Times New Roman" w:cs="Times New Roman"/>
          <w:color w:val="000000"/>
          <w:sz w:val="24"/>
          <w:szCs w:val="24"/>
          <w:bdr w:val="none" w:sz="0" w:space="0" w:color="auto" w:frame="1"/>
        </w:rPr>
      </w:pPr>
      <w:r w:rsidRPr="00BE621C">
        <w:rPr>
          <w:rFonts w:ascii="Times New Roman" w:eastAsia="Times New Roman" w:hAnsi="Times New Roman" w:cs="Times New Roman"/>
          <w:color w:val="000000"/>
          <w:sz w:val="24"/>
          <w:szCs w:val="24"/>
          <w:bdr w:val="none" w:sz="0" w:space="0" w:color="auto" w:frame="1"/>
        </w:rPr>
        <w:t xml:space="preserve">We have fixed the Github link, and the files we uploaded before the initial submission now can be seen. </w:t>
      </w:r>
      <w:r w:rsidR="001C1554" w:rsidRPr="00BE621C">
        <w:rPr>
          <w:rFonts w:ascii="Times New Roman" w:eastAsia="Times New Roman" w:hAnsi="Times New Roman" w:cs="Times New Roman"/>
          <w:color w:val="000000"/>
          <w:sz w:val="24"/>
          <w:szCs w:val="24"/>
          <w:bdr w:val="none" w:sz="0" w:space="0" w:color="auto" w:frame="1"/>
        </w:rPr>
        <w:t xml:space="preserve">We apologize for the inconvenience </w:t>
      </w:r>
      <w:r w:rsidRPr="00BE621C">
        <w:rPr>
          <w:rFonts w:ascii="Times New Roman" w:eastAsia="Times New Roman" w:hAnsi="Times New Roman" w:cs="Times New Roman"/>
          <w:color w:val="000000"/>
          <w:sz w:val="24"/>
          <w:szCs w:val="24"/>
          <w:bdr w:val="none" w:sz="0" w:space="0" w:color="auto" w:frame="1"/>
        </w:rPr>
        <w:t>it brought</w:t>
      </w:r>
      <w:r w:rsidR="00BE621C" w:rsidRPr="00BE621C">
        <w:rPr>
          <w:rFonts w:ascii="Times New Roman" w:eastAsia="Times New Roman" w:hAnsi="Times New Roman" w:cs="Times New Roman"/>
          <w:color w:val="000000"/>
          <w:sz w:val="24"/>
          <w:szCs w:val="24"/>
          <w:bdr w:val="none" w:sz="0" w:space="0" w:color="auto" w:frame="1"/>
        </w:rPr>
        <w:t xml:space="preserve"> to the review process. </w:t>
      </w:r>
    </w:p>
    <w:sectPr w:rsidR="00535F0A" w:rsidRPr="00F11886">
      <w:footerReference w:type="even" r:id="rId13"/>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haiyi" w:date="2024-08-14T12:53:00Z" w:initials="ch">
    <w:p w14:paraId="6A35EA65" w14:textId="68CB9E7F" w:rsidR="0749D438" w:rsidRDefault="0749D438">
      <w:r>
        <w:t>I think this is not a problem of the multi-state model, but the method of cutting time into small time intervals. Saying this is a problem of multi-state model may make the reviewers think we are not familiar with multi-state models.</w:t>
      </w:r>
      <w:r>
        <w:annotationRef/>
      </w:r>
    </w:p>
  </w:comment>
  <w:comment w:id="3" w:author="Lin, Feng-Chang" w:date="2024-08-20T18:09:00Z" w:initials="FL">
    <w:p w14:paraId="31EB08FB" w14:textId="77777777" w:rsidR="00B81C27" w:rsidRDefault="00B81C27" w:rsidP="00B81C27">
      <w:pPr>
        <w:pStyle w:val="CommentText"/>
      </w:pPr>
      <w:r>
        <w:rPr>
          <w:rStyle w:val="CommentReference"/>
        </w:rPr>
        <w:annotationRef/>
      </w:r>
      <w:r>
        <w:t>I am not sure this is necessary to respond the reviewer’s specific comment.</w:t>
      </w:r>
    </w:p>
  </w:comment>
  <w:comment w:id="4" w:author="chaiyi" w:date="2024-08-14T12:29:00Z" w:initials="ch">
    <w:p w14:paraId="4EE9FAFB" w14:textId="0F19C23A" w:rsidR="0749D438" w:rsidRDefault="0749D438">
      <w:r>
        <w:t>Please explain more about this. Some people consider multimorbidity by including a state of multimorbidity in multi-state models. For example, the paper you invited me to review.  What is the advantage of our method than this method for considering multimorbidity?</w:t>
      </w:r>
      <w:r>
        <w:annotationRef/>
      </w:r>
    </w:p>
  </w:comment>
  <w:comment w:id="5" w:author="chaiyi" w:date="2024-08-14T12:49:00Z" w:initials="ch">
    <w:p w14:paraId="324F38C3" w14:textId="7C19D7EF" w:rsidR="0749D438" w:rsidRDefault="0749D438">
      <w:r>
        <w:t>I guess you mean there are other risk factors of heart failure such as CKD, and these risk factors may be associated with a higher mortality risk than the CHD. To explain in this way, there should be more people have CKD in those directly transited from health to HF than in those transit from health to CHD to HF. Is there any data that support this?</w:t>
      </w:r>
      <w:r>
        <w:annotationRef/>
      </w:r>
    </w:p>
  </w:comment>
  <w:comment w:id="6" w:author="chaiyi" w:date="2024-08-14T16:45:00Z" w:initials="ch">
    <w:p w14:paraId="72299456" w14:textId="0E31E5DB" w:rsidR="0749D438" w:rsidRDefault="0749D438">
      <w:r>
        <w:t>If you'd also like to add a reference of survival analysis book, many textbook all mentioned the approximate probability of failure is hazard times the time interval. For example:</w:t>
      </w:r>
      <w:r>
        <w:annotationRef/>
      </w:r>
    </w:p>
    <w:p w14:paraId="62131BBF" w14:textId="6C1851E6" w:rsidR="0749D438" w:rsidRDefault="0749D438">
      <w:r>
        <w:t xml:space="preserve">Klein, J. P., &amp; Moeschberger, M. L. (2003). </w:t>
      </w:r>
      <w:r w:rsidRPr="0749D438">
        <w:rPr>
          <w:i/>
          <w:iCs/>
        </w:rPr>
        <w:t>Survival analysis: techniques for censored and truncated data</w:t>
      </w:r>
      <w:r>
        <w:t xml:space="preserve"> (Vol. 1230). New York: Springer.</w:t>
      </w:r>
    </w:p>
  </w:comment>
  <w:comment w:id="21" w:author="chaiyi" w:date="2024-08-15T15:27:00Z" w:initials="ch">
    <w:p w14:paraId="7B65957D" w14:textId="5C102F80" w:rsidR="0749D438" w:rsidRDefault="0749D438">
      <w:r>
        <w:t>Please give the reference you used for the definition of Markov processes and memoryless property. The notation is kind of uncommon.</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35EA65" w15:done="0"/>
  <w15:commentEx w15:paraId="31EB08FB" w15:done="0"/>
  <w15:commentEx w15:paraId="4EE9FAFB" w15:done="0"/>
  <w15:commentEx w15:paraId="324F38C3" w15:done="0"/>
  <w15:commentEx w15:paraId="62131BBF" w15:done="0"/>
  <w15:commentEx w15:paraId="7B6595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229938" w16cex:dateUtc="2024-08-14T16:53:00Z"/>
  <w16cex:commentExtensible w16cex:durableId="0499208A" w16cex:dateUtc="2024-08-20T22:09:00Z"/>
  <w16cex:commentExtensible w16cex:durableId="390C7486" w16cex:dateUtc="2024-08-14T16:29:00Z"/>
  <w16cex:commentExtensible w16cex:durableId="0C7D12C9" w16cex:dateUtc="2024-08-14T16:49:00Z"/>
  <w16cex:commentExtensible w16cex:durableId="6EF45D45" w16cex:dateUtc="2024-08-14T20:45:00Z"/>
  <w16cex:commentExtensible w16cex:durableId="673DA5E2" w16cex:dateUtc="2024-08-15T19: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35EA65" w16cid:durableId="3D229938"/>
  <w16cid:commentId w16cid:paraId="31EB08FB" w16cid:durableId="0499208A"/>
  <w16cid:commentId w16cid:paraId="4EE9FAFB" w16cid:durableId="390C7486"/>
  <w16cid:commentId w16cid:paraId="324F38C3" w16cid:durableId="0C7D12C9"/>
  <w16cid:commentId w16cid:paraId="62131BBF" w16cid:durableId="6EF45D45"/>
  <w16cid:commentId w16cid:paraId="7B65957D" w16cid:durableId="673DA5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29BA1" w14:textId="77777777" w:rsidR="00A51A09" w:rsidRDefault="00A51A09" w:rsidP="00F820F2">
      <w:r>
        <w:separator/>
      </w:r>
    </w:p>
  </w:endnote>
  <w:endnote w:type="continuationSeparator" w:id="0">
    <w:p w14:paraId="0324D24B" w14:textId="77777777" w:rsidR="00A51A09" w:rsidRDefault="00A51A09" w:rsidP="00F82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PingFang TC">
    <w:panose1 w:val="020B0604020202020204"/>
    <w:charset w:val="88"/>
    <w:family w:val="swiss"/>
    <w:pitch w:val="variable"/>
    <w:sig w:usb0="A00002FF" w:usb1="7ACFFDFB" w:usb2="00000017" w:usb3="00000000" w:csb0="00100001" w:csb1="00000000"/>
  </w:font>
  <w:font w:name="PingFang SC">
    <w:panose1 w:val="020B0604020202020204"/>
    <w:charset w:val="86"/>
    <w:family w:val="swiss"/>
    <w:pitch w:val="variable"/>
    <w:sig w:usb0="A00002FF" w:usb1="7ACFFDFB" w:usb2="00000017" w:usb3="00000000" w:csb0="00040001"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2084751"/>
      <w:docPartObj>
        <w:docPartGallery w:val="Page Numbers (Bottom of Page)"/>
        <w:docPartUnique/>
      </w:docPartObj>
    </w:sdtPr>
    <w:sdtEndPr>
      <w:rPr>
        <w:rStyle w:val="PageNumber"/>
      </w:rPr>
    </w:sdtEndPr>
    <w:sdtContent>
      <w:p w14:paraId="02CB6641" w14:textId="3C5A8E67" w:rsidR="00F820F2" w:rsidRDefault="00F820F2" w:rsidP="008145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60F607" w14:textId="77777777" w:rsidR="00F820F2" w:rsidRDefault="00F820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075862"/>
      <w:docPartObj>
        <w:docPartGallery w:val="Page Numbers (Bottom of Page)"/>
        <w:docPartUnique/>
      </w:docPartObj>
    </w:sdtPr>
    <w:sdtEndPr>
      <w:rPr>
        <w:rStyle w:val="PageNumber"/>
      </w:rPr>
    </w:sdtEndPr>
    <w:sdtContent>
      <w:p w14:paraId="2C469EF9" w14:textId="256E50E8" w:rsidR="00F820F2" w:rsidRDefault="00F820F2" w:rsidP="008145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4DC9E0" w14:textId="77777777" w:rsidR="00F820F2" w:rsidRDefault="00F82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3D4EE" w14:textId="77777777" w:rsidR="00A51A09" w:rsidRDefault="00A51A09" w:rsidP="00F820F2">
      <w:r>
        <w:separator/>
      </w:r>
    </w:p>
  </w:footnote>
  <w:footnote w:type="continuationSeparator" w:id="0">
    <w:p w14:paraId="00286334" w14:textId="77777777" w:rsidR="00A51A09" w:rsidRDefault="00A51A09" w:rsidP="00F820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78A0"/>
    <w:multiLevelType w:val="hybridMultilevel"/>
    <w:tmpl w:val="5CA80EF6"/>
    <w:lvl w:ilvl="0" w:tplc="04090011">
      <w:start w:val="1"/>
      <w:numFmt w:val="decimal"/>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F4150E"/>
    <w:multiLevelType w:val="hybridMultilevel"/>
    <w:tmpl w:val="CEBC9D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06185"/>
    <w:multiLevelType w:val="hybridMultilevel"/>
    <w:tmpl w:val="99EEC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7F37BC"/>
    <w:multiLevelType w:val="hybridMultilevel"/>
    <w:tmpl w:val="46AC8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321C55"/>
    <w:multiLevelType w:val="multilevel"/>
    <w:tmpl w:val="23F8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350610">
    <w:abstractNumId w:val="2"/>
  </w:num>
  <w:num w:numId="2" w16cid:durableId="969626747">
    <w:abstractNumId w:val="0"/>
  </w:num>
  <w:num w:numId="3" w16cid:durableId="534199734">
    <w:abstractNumId w:val="3"/>
  </w:num>
  <w:num w:numId="4" w16cid:durableId="799030455">
    <w:abstractNumId w:val="1"/>
  </w:num>
  <w:num w:numId="5" w16cid:durableId="2244142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 Feng-Chang">
    <w15:presenceInfo w15:providerId="AD" w15:userId="S::flin33@ad.unc.edu::2d07c4dd-c35d-4228-a94c-a2da02c528a8"/>
  </w15:person>
  <w15:person w15:author="chaiyi">
    <w15:presenceInfo w15:providerId="AD" w15:userId="S::chaiyi@ad.unc.edu::7551f908-3797-4ec7-bb42-1114ab770c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zNTCwMDYzNTIyNbJU0lEKTi0uzszPAykwrAUA8yMIFCwAAAA="/>
  </w:docVars>
  <w:rsids>
    <w:rsidRoot w:val="00EC21C3"/>
    <w:rsid w:val="000003CE"/>
    <w:rsid w:val="00002504"/>
    <w:rsid w:val="00003A1C"/>
    <w:rsid w:val="000057E2"/>
    <w:rsid w:val="00013F5C"/>
    <w:rsid w:val="00014FDC"/>
    <w:rsid w:val="00022E9F"/>
    <w:rsid w:val="00024DAC"/>
    <w:rsid w:val="000254D0"/>
    <w:rsid w:val="0003212B"/>
    <w:rsid w:val="00037490"/>
    <w:rsid w:val="000424E2"/>
    <w:rsid w:val="00042F0D"/>
    <w:rsid w:val="000443E4"/>
    <w:rsid w:val="00047087"/>
    <w:rsid w:val="00053946"/>
    <w:rsid w:val="000626CE"/>
    <w:rsid w:val="000719DC"/>
    <w:rsid w:val="000766F1"/>
    <w:rsid w:val="000805D0"/>
    <w:rsid w:val="00090B11"/>
    <w:rsid w:val="000952EB"/>
    <w:rsid w:val="00097B3F"/>
    <w:rsid w:val="000A5655"/>
    <w:rsid w:val="000B1FF9"/>
    <w:rsid w:val="000B3A3B"/>
    <w:rsid w:val="000C162A"/>
    <w:rsid w:val="000C16B1"/>
    <w:rsid w:val="000C61BA"/>
    <w:rsid w:val="000C6249"/>
    <w:rsid w:val="000D029E"/>
    <w:rsid w:val="000D3B83"/>
    <w:rsid w:val="000D6162"/>
    <w:rsid w:val="000D6F2D"/>
    <w:rsid w:val="000D70CF"/>
    <w:rsid w:val="000E62F7"/>
    <w:rsid w:val="000F0778"/>
    <w:rsid w:val="001002D4"/>
    <w:rsid w:val="00106761"/>
    <w:rsid w:val="00112943"/>
    <w:rsid w:val="001156AC"/>
    <w:rsid w:val="0012673D"/>
    <w:rsid w:val="00126C56"/>
    <w:rsid w:val="00144F9C"/>
    <w:rsid w:val="00160801"/>
    <w:rsid w:val="001643E7"/>
    <w:rsid w:val="0016639D"/>
    <w:rsid w:val="00167C5B"/>
    <w:rsid w:val="001776F1"/>
    <w:rsid w:val="00181B4A"/>
    <w:rsid w:val="00184F18"/>
    <w:rsid w:val="00193C80"/>
    <w:rsid w:val="00194BC1"/>
    <w:rsid w:val="00194E0B"/>
    <w:rsid w:val="001A486E"/>
    <w:rsid w:val="001A5335"/>
    <w:rsid w:val="001A5A76"/>
    <w:rsid w:val="001A602A"/>
    <w:rsid w:val="001C117C"/>
    <w:rsid w:val="001C1554"/>
    <w:rsid w:val="001C3573"/>
    <w:rsid w:val="001D5237"/>
    <w:rsid w:val="001D73D0"/>
    <w:rsid w:val="001D760A"/>
    <w:rsid w:val="001E13CC"/>
    <w:rsid w:val="001E6209"/>
    <w:rsid w:val="001F2AF1"/>
    <w:rsid w:val="001F37BC"/>
    <w:rsid w:val="00202418"/>
    <w:rsid w:val="00202A6E"/>
    <w:rsid w:val="00210C1A"/>
    <w:rsid w:val="00215A47"/>
    <w:rsid w:val="0021634A"/>
    <w:rsid w:val="00222737"/>
    <w:rsid w:val="00223CE4"/>
    <w:rsid w:val="0022795F"/>
    <w:rsid w:val="00236AE2"/>
    <w:rsid w:val="00237C94"/>
    <w:rsid w:val="002413E2"/>
    <w:rsid w:val="002447AC"/>
    <w:rsid w:val="00251E43"/>
    <w:rsid w:val="002537B5"/>
    <w:rsid w:val="0025700B"/>
    <w:rsid w:val="00272653"/>
    <w:rsid w:val="002818FA"/>
    <w:rsid w:val="00281DC9"/>
    <w:rsid w:val="0028282D"/>
    <w:rsid w:val="00293474"/>
    <w:rsid w:val="00294CDA"/>
    <w:rsid w:val="002B4A70"/>
    <w:rsid w:val="002C058E"/>
    <w:rsid w:val="002C2B8A"/>
    <w:rsid w:val="002C4C82"/>
    <w:rsid w:val="002C5403"/>
    <w:rsid w:val="002C5E9F"/>
    <w:rsid w:val="002C6416"/>
    <w:rsid w:val="002E20D1"/>
    <w:rsid w:val="002E4B8E"/>
    <w:rsid w:val="002E5EEB"/>
    <w:rsid w:val="002E76C0"/>
    <w:rsid w:val="002F51F8"/>
    <w:rsid w:val="00300CBF"/>
    <w:rsid w:val="00307D3C"/>
    <w:rsid w:val="003129F6"/>
    <w:rsid w:val="00323E22"/>
    <w:rsid w:val="003243F5"/>
    <w:rsid w:val="00326FC3"/>
    <w:rsid w:val="00331775"/>
    <w:rsid w:val="0033632C"/>
    <w:rsid w:val="003417B3"/>
    <w:rsid w:val="00341EB5"/>
    <w:rsid w:val="00342E8B"/>
    <w:rsid w:val="00343420"/>
    <w:rsid w:val="003460D5"/>
    <w:rsid w:val="00347AD5"/>
    <w:rsid w:val="00357A2D"/>
    <w:rsid w:val="00370B51"/>
    <w:rsid w:val="00370C43"/>
    <w:rsid w:val="00371AE3"/>
    <w:rsid w:val="00371F46"/>
    <w:rsid w:val="00374500"/>
    <w:rsid w:val="00382859"/>
    <w:rsid w:val="0038440A"/>
    <w:rsid w:val="003876F7"/>
    <w:rsid w:val="00390FFC"/>
    <w:rsid w:val="00392DA4"/>
    <w:rsid w:val="003A5C29"/>
    <w:rsid w:val="003A6796"/>
    <w:rsid w:val="003B7A4A"/>
    <w:rsid w:val="003C06E6"/>
    <w:rsid w:val="003C10C4"/>
    <w:rsid w:val="003C1881"/>
    <w:rsid w:val="003C4003"/>
    <w:rsid w:val="003C7E31"/>
    <w:rsid w:val="003D391F"/>
    <w:rsid w:val="003E73FC"/>
    <w:rsid w:val="003E7964"/>
    <w:rsid w:val="003F20A6"/>
    <w:rsid w:val="003F5E11"/>
    <w:rsid w:val="003F6C7A"/>
    <w:rsid w:val="003F7141"/>
    <w:rsid w:val="00402550"/>
    <w:rsid w:val="00403D7A"/>
    <w:rsid w:val="00416B94"/>
    <w:rsid w:val="00420766"/>
    <w:rsid w:val="0042083D"/>
    <w:rsid w:val="004251F8"/>
    <w:rsid w:val="00427250"/>
    <w:rsid w:val="004417A2"/>
    <w:rsid w:val="00450DFC"/>
    <w:rsid w:val="0045280C"/>
    <w:rsid w:val="0045627D"/>
    <w:rsid w:val="00462087"/>
    <w:rsid w:val="00464B32"/>
    <w:rsid w:val="004653BF"/>
    <w:rsid w:val="00481170"/>
    <w:rsid w:val="00490779"/>
    <w:rsid w:val="00492121"/>
    <w:rsid w:val="0049361B"/>
    <w:rsid w:val="004961C6"/>
    <w:rsid w:val="004A7BFF"/>
    <w:rsid w:val="004C15AF"/>
    <w:rsid w:val="004C2716"/>
    <w:rsid w:val="004C3693"/>
    <w:rsid w:val="004C3F44"/>
    <w:rsid w:val="004C552C"/>
    <w:rsid w:val="004C6FBD"/>
    <w:rsid w:val="004D49BF"/>
    <w:rsid w:val="004D6E24"/>
    <w:rsid w:val="004E5D2F"/>
    <w:rsid w:val="00514BC0"/>
    <w:rsid w:val="00520337"/>
    <w:rsid w:val="00521033"/>
    <w:rsid w:val="0052467E"/>
    <w:rsid w:val="005347BD"/>
    <w:rsid w:val="00535F0A"/>
    <w:rsid w:val="00537FB7"/>
    <w:rsid w:val="00547F77"/>
    <w:rsid w:val="00550C31"/>
    <w:rsid w:val="00551651"/>
    <w:rsid w:val="00560FE1"/>
    <w:rsid w:val="00562B81"/>
    <w:rsid w:val="00572AB8"/>
    <w:rsid w:val="00573134"/>
    <w:rsid w:val="005A0350"/>
    <w:rsid w:val="005A2215"/>
    <w:rsid w:val="005B0EBB"/>
    <w:rsid w:val="005B5BAC"/>
    <w:rsid w:val="005B6413"/>
    <w:rsid w:val="005C0A20"/>
    <w:rsid w:val="005C2856"/>
    <w:rsid w:val="005C566A"/>
    <w:rsid w:val="005D40EB"/>
    <w:rsid w:val="005E44B8"/>
    <w:rsid w:val="005E68DA"/>
    <w:rsid w:val="005F15B7"/>
    <w:rsid w:val="005F1600"/>
    <w:rsid w:val="005F56FB"/>
    <w:rsid w:val="005F61A9"/>
    <w:rsid w:val="005F73D1"/>
    <w:rsid w:val="0061147F"/>
    <w:rsid w:val="00614B91"/>
    <w:rsid w:val="00615696"/>
    <w:rsid w:val="00634FBD"/>
    <w:rsid w:val="00636FBF"/>
    <w:rsid w:val="00652063"/>
    <w:rsid w:val="00657E6D"/>
    <w:rsid w:val="006623AD"/>
    <w:rsid w:val="00662615"/>
    <w:rsid w:val="00664C9B"/>
    <w:rsid w:val="00670175"/>
    <w:rsid w:val="00671B73"/>
    <w:rsid w:val="00673F05"/>
    <w:rsid w:val="00680A1A"/>
    <w:rsid w:val="00682146"/>
    <w:rsid w:val="00693DFE"/>
    <w:rsid w:val="00697244"/>
    <w:rsid w:val="00697FD8"/>
    <w:rsid w:val="006B37DF"/>
    <w:rsid w:val="006C17BE"/>
    <w:rsid w:val="006C29C8"/>
    <w:rsid w:val="006C6CC4"/>
    <w:rsid w:val="006D30F9"/>
    <w:rsid w:val="006D4A82"/>
    <w:rsid w:val="006D7E16"/>
    <w:rsid w:val="006E472F"/>
    <w:rsid w:val="006E62AF"/>
    <w:rsid w:val="006E7FA9"/>
    <w:rsid w:val="006F13A4"/>
    <w:rsid w:val="006F23BF"/>
    <w:rsid w:val="006F72CB"/>
    <w:rsid w:val="00701249"/>
    <w:rsid w:val="0071102C"/>
    <w:rsid w:val="0072389E"/>
    <w:rsid w:val="0073218D"/>
    <w:rsid w:val="007352A5"/>
    <w:rsid w:val="00735780"/>
    <w:rsid w:val="0074038F"/>
    <w:rsid w:val="00741DFA"/>
    <w:rsid w:val="00747C2D"/>
    <w:rsid w:val="0075310A"/>
    <w:rsid w:val="007605B1"/>
    <w:rsid w:val="00762BEE"/>
    <w:rsid w:val="0076602D"/>
    <w:rsid w:val="00784EE3"/>
    <w:rsid w:val="00785ECF"/>
    <w:rsid w:val="00790D57"/>
    <w:rsid w:val="00797D62"/>
    <w:rsid w:val="007A0979"/>
    <w:rsid w:val="007A7317"/>
    <w:rsid w:val="007C30CA"/>
    <w:rsid w:val="007C4CED"/>
    <w:rsid w:val="007C4EFE"/>
    <w:rsid w:val="007C6D29"/>
    <w:rsid w:val="007C75CF"/>
    <w:rsid w:val="007D4EC9"/>
    <w:rsid w:val="007D615F"/>
    <w:rsid w:val="007E60C1"/>
    <w:rsid w:val="007F0AD3"/>
    <w:rsid w:val="007F4893"/>
    <w:rsid w:val="007F68F9"/>
    <w:rsid w:val="0080189A"/>
    <w:rsid w:val="0080240C"/>
    <w:rsid w:val="00803661"/>
    <w:rsid w:val="008055B5"/>
    <w:rsid w:val="00805A0F"/>
    <w:rsid w:val="00806049"/>
    <w:rsid w:val="00806D2E"/>
    <w:rsid w:val="00812718"/>
    <w:rsid w:val="0081453F"/>
    <w:rsid w:val="00816CF8"/>
    <w:rsid w:val="00820493"/>
    <w:rsid w:val="00836E21"/>
    <w:rsid w:val="00840276"/>
    <w:rsid w:val="00840A65"/>
    <w:rsid w:val="00840A70"/>
    <w:rsid w:val="00840F18"/>
    <w:rsid w:val="00845179"/>
    <w:rsid w:val="008454FC"/>
    <w:rsid w:val="00851453"/>
    <w:rsid w:val="00853413"/>
    <w:rsid w:val="00854CB8"/>
    <w:rsid w:val="008630DC"/>
    <w:rsid w:val="00864BB2"/>
    <w:rsid w:val="00865AAD"/>
    <w:rsid w:val="0087300F"/>
    <w:rsid w:val="00874F13"/>
    <w:rsid w:val="00876DDC"/>
    <w:rsid w:val="00886849"/>
    <w:rsid w:val="0089102F"/>
    <w:rsid w:val="008A6F31"/>
    <w:rsid w:val="008A717E"/>
    <w:rsid w:val="008C5CE1"/>
    <w:rsid w:val="008D790B"/>
    <w:rsid w:val="008E0264"/>
    <w:rsid w:val="008E1110"/>
    <w:rsid w:val="008E3FFA"/>
    <w:rsid w:val="008E65BA"/>
    <w:rsid w:val="008F4C28"/>
    <w:rsid w:val="0090185B"/>
    <w:rsid w:val="00901F06"/>
    <w:rsid w:val="00902FB8"/>
    <w:rsid w:val="009122E5"/>
    <w:rsid w:val="00914064"/>
    <w:rsid w:val="009255A2"/>
    <w:rsid w:val="00925A4D"/>
    <w:rsid w:val="00931463"/>
    <w:rsid w:val="00944319"/>
    <w:rsid w:val="00945BCE"/>
    <w:rsid w:val="00956C87"/>
    <w:rsid w:val="00960068"/>
    <w:rsid w:val="0096009F"/>
    <w:rsid w:val="00960DE0"/>
    <w:rsid w:val="0096156B"/>
    <w:rsid w:val="00961E6C"/>
    <w:rsid w:val="00964F6E"/>
    <w:rsid w:val="00966762"/>
    <w:rsid w:val="009805AF"/>
    <w:rsid w:val="009979F4"/>
    <w:rsid w:val="009A46D3"/>
    <w:rsid w:val="009A6E42"/>
    <w:rsid w:val="009B1473"/>
    <w:rsid w:val="009B562B"/>
    <w:rsid w:val="009B7895"/>
    <w:rsid w:val="009C0F4A"/>
    <w:rsid w:val="009C363F"/>
    <w:rsid w:val="009C4485"/>
    <w:rsid w:val="009C61C3"/>
    <w:rsid w:val="009D1078"/>
    <w:rsid w:val="009E0339"/>
    <w:rsid w:val="009E5690"/>
    <w:rsid w:val="009E7787"/>
    <w:rsid w:val="009F346F"/>
    <w:rsid w:val="00A0177B"/>
    <w:rsid w:val="00A07B76"/>
    <w:rsid w:val="00A12D3D"/>
    <w:rsid w:val="00A13F84"/>
    <w:rsid w:val="00A15C59"/>
    <w:rsid w:val="00A16044"/>
    <w:rsid w:val="00A16EF6"/>
    <w:rsid w:val="00A176DD"/>
    <w:rsid w:val="00A24B4F"/>
    <w:rsid w:val="00A27BDB"/>
    <w:rsid w:val="00A32E3A"/>
    <w:rsid w:val="00A4331B"/>
    <w:rsid w:val="00A50932"/>
    <w:rsid w:val="00A51A09"/>
    <w:rsid w:val="00A53213"/>
    <w:rsid w:val="00A53752"/>
    <w:rsid w:val="00A53BF2"/>
    <w:rsid w:val="00A55ABB"/>
    <w:rsid w:val="00A57C1A"/>
    <w:rsid w:val="00A6036C"/>
    <w:rsid w:val="00A6177F"/>
    <w:rsid w:val="00A63742"/>
    <w:rsid w:val="00A67C62"/>
    <w:rsid w:val="00A732D4"/>
    <w:rsid w:val="00A83A79"/>
    <w:rsid w:val="00A84F60"/>
    <w:rsid w:val="00A8517F"/>
    <w:rsid w:val="00A86021"/>
    <w:rsid w:val="00A94FA8"/>
    <w:rsid w:val="00A962B7"/>
    <w:rsid w:val="00A9664C"/>
    <w:rsid w:val="00A96CB5"/>
    <w:rsid w:val="00A971F7"/>
    <w:rsid w:val="00AA1E17"/>
    <w:rsid w:val="00AA2950"/>
    <w:rsid w:val="00AA61AA"/>
    <w:rsid w:val="00AB24D8"/>
    <w:rsid w:val="00AB5780"/>
    <w:rsid w:val="00AC6F10"/>
    <w:rsid w:val="00AD14D5"/>
    <w:rsid w:val="00AD59E2"/>
    <w:rsid w:val="00AD6F16"/>
    <w:rsid w:val="00AE7B2A"/>
    <w:rsid w:val="00AF06F9"/>
    <w:rsid w:val="00AF598D"/>
    <w:rsid w:val="00AF6C15"/>
    <w:rsid w:val="00AF7E06"/>
    <w:rsid w:val="00B01E19"/>
    <w:rsid w:val="00B01F5A"/>
    <w:rsid w:val="00B05BAC"/>
    <w:rsid w:val="00B07FC8"/>
    <w:rsid w:val="00B12767"/>
    <w:rsid w:val="00B167BE"/>
    <w:rsid w:val="00B16F3E"/>
    <w:rsid w:val="00B209BF"/>
    <w:rsid w:val="00B24617"/>
    <w:rsid w:val="00B2522D"/>
    <w:rsid w:val="00B2564F"/>
    <w:rsid w:val="00B27BA6"/>
    <w:rsid w:val="00B33D44"/>
    <w:rsid w:val="00B3674A"/>
    <w:rsid w:val="00B4248B"/>
    <w:rsid w:val="00B50644"/>
    <w:rsid w:val="00B50F0E"/>
    <w:rsid w:val="00B66064"/>
    <w:rsid w:val="00B70D1B"/>
    <w:rsid w:val="00B70E53"/>
    <w:rsid w:val="00B7397B"/>
    <w:rsid w:val="00B74778"/>
    <w:rsid w:val="00B8089A"/>
    <w:rsid w:val="00B81C27"/>
    <w:rsid w:val="00B855DB"/>
    <w:rsid w:val="00B86EA9"/>
    <w:rsid w:val="00B8722C"/>
    <w:rsid w:val="00BA40C1"/>
    <w:rsid w:val="00BA6BCB"/>
    <w:rsid w:val="00BB4A58"/>
    <w:rsid w:val="00BB796B"/>
    <w:rsid w:val="00BC098F"/>
    <w:rsid w:val="00BC0BC2"/>
    <w:rsid w:val="00BC0FB5"/>
    <w:rsid w:val="00BC270E"/>
    <w:rsid w:val="00BE2689"/>
    <w:rsid w:val="00BE323E"/>
    <w:rsid w:val="00BE48C6"/>
    <w:rsid w:val="00BE535B"/>
    <w:rsid w:val="00BE5557"/>
    <w:rsid w:val="00BE621C"/>
    <w:rsid w:val="00BE62C9"/>
    <w:rsid w:val="00BF3C68"/>
    <w:rsid w:val="00C1249D"/>
    <w:rsid w:val="00C12FB9"/>
    <w:rsid w:val="00C137EB"/>
    <w:rsid w:val="00C14D16"/>
    <w:rsid w:val="00C17A05"/>
    <w:rsid w:val="00C20241"/>
    <w:rsid w:val="00C246E0"/>
    <w:rsid w:val="00C26F03"/>
    <w:rsid w:val="00C3291C"/>
    <w:rsid w:val="00C34717"/>
    <w:rsid w:val="00C5023D"/>
    <w:rsid w:val="00C51D1A"/>
    <w:rsid w:val="00C622B0"/>
    <w:rsid w:val="00C65AC0"/>
    <w:rsid w:val="00C67D65"/>
    <w:rsid w:val="00C77E12"/>
    <w:rsid w:val="00C856F9"/>
    <w:rsid w:val="00C90009"/>
    <w:rsid w:val="00C91455"/>
    <w:rsid w:val="00C94810"/>
    <w:rsid w:val="00CA34DC"/>
    <w:rsid w:val="00CB4E0D"/>
    <w:rsid w:val="00CC7205"/>
    <w:rsid w:val="00CD4D8A"/>
    <w:rsid w:val="00CD72DC"/>
    <w:rsid w:val="00CE5C9B"/>
    <w:rsid w:val="00CF17B1"/>
    <w:rsid w:val="00CF25D2"/>
    <w:rsid w:val="00CF4916"/>
    <w:rsid w:val="00D022E6"/>
    <w:rsid w:val="00D16FEA"/>
    <w:rsid w:val="00D20909"/>
    <w:rsid w:val="00D31BA8"/>
    <w:rsid w:val="00D35B7A"/>
    <w:rsid w:val="00D420A4"/>
    <w:rsid w:val="00D54703"/>
    <w:rsid w:val="00D5596F"/>
    <w:rsid w:val="00D73A12"/>
    <w:rsid w:val="00D77838"/>
    <w:rsid w:val="00D779EA"/>
    <w:rsid w:val="00D87B38"/>
    <w:rsid w:val="00D91619"/>
    <w:rsid w:val="00DA0F61"/>
    <w:rsid w:val="00DA2529"/>
    <w:rsid w:val="00DA29BB"/>
    <w:rsid w:val="00DA2C72"/>
    <w:rsid w:val="00DA50E3"/>
    <w:rsid w:val="00DA6825"/>
    <w:rsid w:val="00DB353D"/>
    <w:rsid w:val="00DB35EE"/>
    <w:rsid w:val="00DB4042"/>
    <w:rsid w:val="00DB49F4"/>
    <w:rsid w:val="00DB6850"/>
    <w:rsid w:val="00DD4227"/>
    <w:rsid w:val="00DE2AF1"/>
    <w:rsid w:val="00DE34ED"/>
    <w:rsid w:val="00DE384E"/>
    <w:rsid w:val="00DE38A6"/>
    <w:rsid w:val="00DF2CCF"/>
    <w:rsid w:val="00DF3B25"/>
    <w:rsid w:val="00DF50FE"/>
    <w:rsid w:val="00DF5D00"/>
    <w:rsid w:val="00E021C9"/>
    <w:rsid w:val="00E050BE"/>
    <w:rsid w:val="00E05EC2"/>
    <w:rsid w:val="00E07FFC"/>
    <w:rsid w:val="00E11156"/>
    <w:rsid w:val="00E168F8"/>
    <w:rsid w:val="00E200D8"/>
    <w:rsid w:val="00E250BE"/>
    <w:rsid w:val="00E251EF"/>
    <w:rsid w:val="00E25CC4"/>
    <w:rsid w:val="00E307AE"/>
    <w:rsid w:val="00E33376"/>
    <w:rsid w:val="00E334EA"/>
    <w:rsid w:val="00E37B54"/>
    <w:rsid w:val="00E411B3"/>
    <w:rsid w:val="00E65F62"/>
    <w:rsid w:val="00E67A9A"/>
    <w:rsid w:val="00E7300D"/>
    <w:rsid w:val="00E731D9"/>
    <w:rsid w:val="00E740D4"/>
    <w:rsid w:val="00E877AF"/>
    <w:rsid w:val="00E92B99"/>
    <w:rsid w:val="00E95739"/>
    <w:rsid w:val="00EA2893"/>
    <w:rsid w:val="00EA5A9C"/>
    <w:rsid w:val="00EA6838"/>
    <w:rsid w:val="00EA6F02"/>
    <w:rsid w:val="00EB2A6D"/>
    <w:rsid w:val="00EB2CDD"/>
    <w:rsid w:val="00EB4B64"/>
    <w:rsid w:val="00EC12B7"/>
    <w:rsid w:val="00EC21C3"/>
    <w:rsid w:val="00EC223A"/>
    <w:rsid w:val="00EC47F6"/>
    <w:rsid w:val="00EC5EC3"/>
    <w:rsid w:val="00EE0889"/>
    <w:rsid w:val="00EE1583"/>
    <w:rsid w:val="00EE2D23"/>
    <w:rsid w:val="00EE6BDE"/>
    <w:rsid w:val="00EF1876"/>
    <w:rsid w:val="00EF2302"/>
    <w:rsid w:val="00EF450E"/>
    <w:rsid w:val="00EF5F02"/>
    <w:rsid w:val="00F0213B"/>
    <w:rsid w:val="00F11886"/>
    <w:rsid w:val="00F21CFA"/>
    <w:rsid w:val="00F31837"/>
    <w:rsid w:val="00F3224E"/>
    <w:rsid w:val="00F62D74"/>
    <w:rsid w:val="00F6614D"/>
    <w:rsid w:val="00F72945"/>
    <w:rsid w:val="00F72D95"/>
    <w:rsid w:val="00F741A8"/>
    <w:rsid w:val="00F76EED"/>
    <w:rsid w:val="00F770B4"/>
    <w:rsid w:val="00F80237"/>
    <w:rsid w:val="00F81197"/>
    <w:rsid w:val="00F817C7"/>
    <w:rsid w:val="00F820F2"/>
    <w:rsid w:val="00F838DB"/>
    <w:rsid w:val="00F962C6"/>
    <w:rsid w:val="00FA3F5D"/>
    <w:rsid w:val="00FB29A5"/>
    <w:rsid w:val="00FB3DB4"/>
    <w:rsid w:val="00FE1382"/>
    <w:rsid w:val="00FE2BD4"/>
    <w:rsid w:val="013C260D"/>
    <w:rsid w:val="04AA22AB"/>
    <w:rsid w:val="04BBC8F3"/>
    <w:rsid w:val="04D54CDD"/>
    <w:rsid w:val="073F4FC2"/>
    <w:rsid w:val="0749D438"/>
    <w:rsid w:val="07D9786E"/>
    <w:rsid w:val="0E6ED2A1"/>
    <w:rsid w:val="0E92D2B9"/>
    <w:rsid w:val="0FB3C63B"/>
    <w:rsid w:val="101AE992"/>
    <w:rsid w:val="103DC1C5"/>
    <w:rsid w:val="106FB844"/>
    <w:rsid w:val="1094D1F9"/>
    <w:rsid w:val="117DC3C6"/>
    <w:rsid w:val="14C2C9D2"/>
    <w:rsid w:val="15726EC6"/>
    <w:rsid w:val="1707F894"/>
    <w:rsid w:val="1759FC60"/>
    <w:rsid w:val="192F5CE7"/>
    <w:rsid w:val="1A8C7F26"/>
    <w:rsid w:val="1E019764"/>
    <w:rsid w:val="1E3B1AFA"/>
    <w:rsid w:val="1F4F2C6C"/>
    <w:rsid w:val="20060A0F"/>
    <w:rsid w:val="21DBF8C7"/>
    <w:rsid w:val="226E7915"/>
    <w:rsid w:val="23307FB6"/>
    <w:rsid w:val="23D09D48"/>
    <w:rsid w:val="258FE593"/>
    <w:rsid w:val="26C838A6"/>
    <w:rsid w:val="28373693"/>
    <w:rsid w:val="29D8BA6D"/>
    <w:rsid w:val="2A4F5999"/>
    <w:rsid w:val="2C555D90"/>
    <w:rsid w:val="2C8C8E7B"/>
    <w:rsid w:val="2C99C1A5"/>
    <w:rsid w:val="2CD40894"/>
    <w:rsid w:val="2F34C36C"/>
    <w:rsid w:val="306D98DD"/>
    <w:rsid w:val="31F2F7F3"/>
    <w:rsid w:val="3360E095"/>
    <w:rsid w:val="33B13F75"/>
    <w:rsid w:val="342DB3AA"/>
    <w:rsid w:val="3626C4FA"/>
    <w:rsid w:val="3683369F"/>
    <w:rsid w:val="38F3FBDD"/>
    <w:rsid w:val="39344E63"/>
    <w:rsid w:val="39388912"/>
    <w:rsid w:val="3AF93BD8"/>
    <w:rsid w:val="3B2FE6CC"/>
    <w:rsid w:val="3F175B23"/>
    <w:rsid w:val="3F6724E3"/>
    <w:rsid w:val="4055A775"/>
    <w:rsid w:val="4101AF50"/>
    <w:rsid w:val="410DD563"/>
    <w:rsid w:val="420E6644"/>
    <w:rsid w:val="43BBA055"/>
    <w:rsid w:val="46C7D7C4"/>
    <w:rsid w:val="476A5355"/>
    <w:rsid w:val="48E40B09"/>
    <w:rsid w:val="4984C7AD"/>
    <w:rsid w:val="4C6E14A8"/>
    <w:rsid w:val="4CB2B650"/>
    <w:rsid w:val="4CF3610B"/>
    <w:rsid w:val="4D120FC6"/>
    <w:rsid w:val="4ED49D44"/>
    <w:rsid w:val="500E463C"/>
    <w:rsid w:val="50673F2D"/>
    <w:rsid w:val="511373BB"/>
    <w:rsid w:val="527CA88E"/>
    <w:rsid w:val="542A3C2F"/>
    <w:rsid w:val="55955AD6"/>
    <w:rsid w:val="57DC66D3"/>
    <w:rsid w:val="57F6ACA1"/>
    <w:rsid w:val="5805F645"/>
    <w:rsid w:val="59283BD8"/>
    <w:rsid w:val="5C0AC7E5"/>
    <w:rsid w:val="5CB59E9D"/>
    <w:rsid w:val="5CC6BD56"/>
    <w:rsid w:val="5FD36C79"/>
    <w:rsid w:val="5FD3FA6D"/>
    <w:rsid w:val="6004E686"/>
    <w:rsid w:val="603133AA"/>
    <w:rsid w:val="619231C6"/>
    <w:rsid w:val="638EF821"/>
    <w:rsid w:val="63C47D27"/>
    <w:rsid w:val="645B625B"/>
    <w:rsid w:val="653C4194"/>
    <w:rsid w:val="6691A84D"/>
    <w:rsid w:val="6768EE14"/>
    <w:rsid w:val="684C3620"/>
    <w:rsid w:val="6BDDD9C4"/>
    <w:rsid w:val="6C79BBB5"/>
    <w:rsid w:val="6E183FA8"/>
    <w:rsid w:val="6E3141AB"/>
    <w:rsid w:val="6EFAECD8"/>
    <w:rsid w:val="6FDA52DB"/>
    <w:rsid w:val="74064699"/>
    <w:rsid w:val="750FAF04"/>
    <w:rsid w:val="75A51667"/>
    <w:rsid w:val="760391B5"/>
    <w:rsid w:val="7773C9B0"/>
    <w:rsid w:val="78B80334"/>
    <w:rsid w:val="79D66068"/>
    <w:rsid w:val="7AB248E3"/>
    <w:rsid w:val="7BBBE398"/>
    <w:rsid w:val="7C7B5395"/>
    <w:rsid w:val="7E68190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9556B"/>
  <w15:chartTrackingRefBased/>
  <w15:docId w15:val="{4ABAC829-F343-4B66-8807-3F0C638D6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B7895"/>
    <w:pPr>
      <w:spacing w:before="100" w:beforeAutospacing="1" w:after="100" w:afterAutospacing="1"/>
      <w:outlineLvl w:val="0"/>
    </w:pPr>
    <w:rPr>
      <w:rFonts w:ascii="Times New Roman" w:eastAsia="Times New Roman" w:hAnsi="Times New Roman" w:cs="Times New Roman"/>
      <w:b/>
      <w:bCs/>
      <w:kern w:val="36"/>
      <w:sz w:val="48"/>
      <w:szCs w:val="48"/>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dfsz">
    <w:name w:val="jdfsz"/>
    <w:basedOn w:val="DefaultParagraphFont"/>
    <w:rsid w:val="00EC21C3"/>
  </w:style>
  <w:style w:type="character" w:customStyle="1" w:styleId="fui-avatar">
    <w:name w:val="fui-avatar"/>
    <w:basedOn w:val="DefaultParagraphFont"/>
    <w:rsid w:val="00EC21C3"/>
  </w:style>
  <w:style w:type="character" w:customStyle="1" w:styleId="fui-avatarinitials">
    <w:name w:val="fui-avatar__initials"/>
    <w:basedOn w:val="DefaultParagraphFont"/>
    <w:rsid w:val="00EC21C3"/>
  </w:style>
  <w:style w:type="character" w:customStyle="1" w:styleId="ozzzk">
    <w:name w:val="ozzzk"/>
    <w:basedOn w:val="DefaultParagraphFont"/>
    <w:rsid w:val="00EC21C3"/>
  </w:style>
  <w:style w:type="character" w:customStyle="1" w:styleId="ms-button-flexcontainer">
    <w:name w:val="ms-button-flexcontainer"/>
    <w:basedOn w:val="DefaultParagraphFont"/>
    <w:rsid w:val="00EC21C3"/>
  </w:style>
  <w:style w:type="character" w:customStyle="1" w:styleId="flwlv">
    <w:name w:val="flwlv"/>
    <w:basedOn w:val="DefaultParagraphFont"/>
    <w:rsid w:val="00EC21C3"/>
  </w:style>
  <w:style w:type="character" w:customStyle="1" w:styleId="entity">
    <w:name w:val="_entity"/>
    <w:basedOn w:val="DefaultParagraphFont"/>
    <w:rsid w:val="00EC21C3"/>
  </w:style>
  <w:style w:type="character" w:customStyle="1" w:styleId="tet3">
    <w:name w:val="tet3_"/>
    <w:basedOn w:val="DefaultParagraphFont"/>
    <w:rsid w:val="00EC21C3"/>
  </w:style>
  <w:style w:type="character" w:customStyle="1" w:styleId="fui-presencebadgeicon">
    <w:name w:val="fui-presencebadge__icon"/>
    <w:basedOn w:val="DefaultParagraphFont"/>
    <w:rsid w:val="00EC21C3"/>
  </w:style>
  <w:style w:type="character" w:customStyle="1" w:styleId="pu1yl">
    <w:name w:val="pu1yl"/>
    <w:basedOn w:val="DefaultParagraphFont"/>
    <w:rsid w:val="00EC21C3"/>
  </w:style>
  <w:style w:type="character" w:styleId="Hyperlink">
    <w:name w:val="Hyperlink"/>
    <w:basedOn w:val="DefaultParagraphFont"/>
    <w:uiPriority w:val="99"/>
    <w:semiHidden/>
    <w:unhideWhenUsed/>
    <w:rsid w:val="00EC21C3"/>
    <w:rPr>
      <w:color w:val="0000FF"/>
      <w:u w:val="single"/>
    </w:rPr>
  </w:style>
  <w:style w:type="character" w:customStyle="1" w:styleId="fui-buttonicon">
    <w:name w:val="fui-button__icon"/>
    <w:basedOn w:val="DefaultParagraphFont"/>
    <w:rsid w:val="00EC21C3"/>
  </w:style>
  <w:style w:type="character" w:customStyle="1" w:styleId="screenreaderonly">
    <w:name w:val="screenreaderonly"/>
    <w:basedOn w:val="DefaultParagraphFont"/>
    <w:rsid w:val="00EC21C3"/>
  </w:style>
  <w:style w:type="character" w:customStyle="1" w:styleId="b9ifv">
    <w:name w:val="b9ifv"/>
    <w:basedOn w:val="DefaultParagraphFont"/>
    <w:rsid w:val="00EC21C3"/>
  </w:style>
  <w:style w:type="paragraph" w:styleId="ListParagraph">
    <w:name w:val="List Paragraph"/>
    <w:basedOn w:val="Normal"/>
    <w:uiPriority w:val="34"/>
    <w:qFormat/>
    <w:rsid w:val="004E5D2F"/>
    <w:pPr>
      <w:spacing w:after="200" w:line="276" w:lineRule="auto"/>
      <w:ind w:left="720"/>
      <w:contextualSpacing/>
    </w:pPr>
    <w:rPr>
      <w:kern w:val="0"/>
      <w:sz w:val="22"/>
      <w:szCs w:val="22"/>
      <w:lang w:eastAsia="zh-CN"/>
      <w14:ligatures w14:val="none"/>
    </w:rPr>
  </w:style>
  <w:style w:type="paragraph" w:styleId="Footer">
    <w:name w:val="footer"/>
    <w:basedOn w:val="Normal"/>
    <w:link w:val="FooterChar"/>
    <w:uiPriority w:val="99"/>
    <w:unhideWhenUsed/>
    <w:rsid w:val="00F820F2"/>
    <w:pPr>
      <w:tabs>
        <w:tab w:val="center" w:pos="4680"/>
        <w:tab w:val="right" w:pos="9360"/>
      </w:tabs>
    </w:pPr>
  </w:style>
  <w:style w:type="character" w:customStyle="1" w:styleId="FooterChar">
    <w:name w:val="Footer Char"/>
    <w:basedOn w:val="DefaultParagraphFont"/>
    <w:link w:val="Footer"/>
    <w:uiPriority w:val="99"/>
    <w:rsid w:val="00F820F2"/>
  </w:style>
  <w:style w:type="character" w:styleId="PageNumber">
    <w:name w:val="page number"/>
    <w:basedOn w:val="DefaultParagraphFont"/>
    <w:uiPriority w:val="99"/>
    <w:semiHidden/>
    <w:unhideWhenUsed/>
    <w:rsid w:val="00F820F2"/>
  </w:style>
  <w:style w:type="paragraph" w:styleId="NormalWeb">
    <w:name w:val="Normal (Web)"/>
    <w:basedOn w:val="Normal"/>
    <w:uiPriority w:val="99"/>
    <w:semiHidden/>
    <w:unhideWhenUsed/>
    <w:rsid w:val="00514BC0"/>
    <w:pPr>
      <w:spacing w:before="100" w:beforeAutospacing="1" w:after="100" w:afterAutospacing="1"/>
    </w:pPr>
    <w:rPr>
      <w:rFonts w:ascii="Times New Roman" w:eastAsia="Times New Roman" w:hAnsi="Times New Roman" w:cs="Times New Roman"/>
      <w:kern w:val="0"/>
      <w:lang w:eastAsia="zh-CN"/>
      <w14:ligatures w14:val="none"/>
    </w:rPr>
  </w:style>
  <w:style w:type="character" w:styleId="Emphasis">
    <w:name w:val="Emphasis"/>
    <w:basedOn w:val="DefaultParagraphFont"/>
    <w:uiPriority w:val="20"/>
    <w:qFormat/>
    <w:rsid w:val="00514BC0"/>
    <w:rPr>
      <w:i/>
      <w:iCs/>
    </w:rPr>
  </w:style>
  <w:style w:type="character" w:styleId="Strong">
    <w:name w:val="Strong"/>
    <w:basedOn w:val="DefaultParagraphFont"/>
    <w:uiPriority w:val="22"/>
    <w:qFormat/>
    <w:rsid w:val="006F13A4"/>
    <w:rPr>
      <w:b/>
      <w:bCs/>
    </w:rPr>
  </w:style>
  <w:style w:type="character" w:customStyle="1" w:styleId="Heading1Char">
    <w:name w:val="Heading 1 Char"/>
    <w:basedOn w:val="DefaultParagraphFont"/>
    <w:link w:val="Heading1"/>
    <w:uiPriority w:val="9"/>
    <w:rsid w:val="009B7895"/>
    <w:rPr>
      <w:rFonts w:ascii="Times New Roman" w:eastAsia="Times New Roman" w:hAnsi="Times New Roman" w:cs="Times New Roman"/>
      <w:b/>
      <w:bCs/>
      <w:kern w:val="36"/>
      <w:sz w:val="48"/>
      <w:szCs w:val="48"/>
      <w:lang w:eastAsia="zh-CN"/>
      <w14:ligatures w14:val="none"/>
    </w:rPr>
  </w:style>
  <w:style w:type="character" w:customStyle="1" w:styleId="period">
    <w:name w:val="period"/>
    <w:basedOn w:val="DefaultParagraphFont"/>
    <w:rsid w:val="00790D57"/>
  </w:style>
  <w:style w:type="character" w:customStyle="1" w:styleId="cit">
    <w:name w:val="cit"/>
    <w:basedOn w:val="DefaultParagraphFont"/>
    <w:rsid w:val="00790D57"/>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E2689"/>
  </w:style>
  <w:style w:type="paragraph" w:styleId="CommentSubject">
    <w:name w:val="annotation subject"/>
    <w:basedOn w:val="CommentText"/>
    <w:next w:val="CommentText"/>
    <w:link w:val="CommentSubjectChar"/>
    <w:uiPriority w:val="99"/>
    <w:semiHidden/>
    <w:unhideWhenUsed/>
    <w:rsid w:val="00B81C27"/>
    <w:rPr>
      <w:b/>
      <w:bCs/>
    </w:rPr>
  </w:style>
  <w:style w:type="character" w:customStyle="1" w:styleId="CommentSubjectChar">
    <w:name w:val="Comment Subject Char"/>
    <w:basedOn w:val="CommentTextChar"/>
    <w:link w:val="CommentSubject"/>
    <w:uiPriority w:val="99"/>
    <w:semiHidden/>
    <w:rsid w:val="00B81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281197">
      <w:bodyDiv w:val="1"/>
      <w:marLeft w:val="0"/>
      <w:marRight w:val="0"/>
      <w:marTop w:val="0"/>
      <w:marBottom w:val="0"/>
      <w:divBdr>
        <w:top w:val="none" w:sz="0" w:space="0" w:color="auto"/>
        <w:left w:val="none" w:sz="0" w:space="0" w:color="auto"/>
        <w:bottom w:val="none" w:sz="0" w:space="0" w:color="auto"/>
        <w:right w:val="none" w:sz="0" w:space="0" w:color="auto"/>
      </w:divBdr>
      <w:divsChild>
        <w:div w:id="495262760">
          <w:marLeft w:val="0"/>
          <w:marRight w:val="0"/>
          <w:marTop w:val="0"/>
          <w:marBottom w:val="0"/>
          <w:divBdr>
            <w:top w:val="none" w:sz="0" w:space="0" w:color="auto"/>
            <w:left w:val="none" w:sz="0" w:space="0" w:color="auto"/>
            <w:bottom w:val="none" w:sz="0" w:space="0" w:color="auto"/>
            <w:right w:val="none" w:sz="0" w:space="0" w:color="auto"/>
          </w:divBdr>
          <w:divsChild>
            <w:div w:id="2128231469">
              <w:marLeft w:val="0"/>
              <w:marRight w:val="0"/>
              <w:marTop w:val="0"/>
              <w:marBottom w:val="0"/>
              <w:divBdr>
                <w:top w:val="none" w:sz="0" w:space="0" w:color="auto"/>
                <w:left w:val="none" w:sz="0" w:space="0" w:color="auto"/>
                <w:bottom w:val="none" w:sz="0" w:space="0" w:color="auto"/>
                <w:right w:val="none" w:sz="0" w:space="0" w:color="auto"/>
              </w:divBdr>
              <w:divsChild>
                <w:div w:id="1007827118">
                  <w:marLeft w:val="0"/>
                  <w:marRight w:val="0"/>
                  <w:marTop w:val="0"/>
                  <w:marBottom w:val="0"/>
                  <w:divBdr>
                    <w:top w:val="none" w:sz="0" w:space="0" w:color="auto"/>
                    <w:left w:val="none" w:sz="0" w:space="0" w:color="auto"/>
                    <w:bottom w:val="none" w:sz="0" w:space="0" w:color="auto"/>
                    <w:right w:val="none" w:sz="0" w:space="0" w:color="auto"/>
                  </w:divBdr>
                  <w:divsChild>
                    <w:div w:id="1548764066">
                      <w:marLeft w:val="0"/>
                      <w:marRight w:val="0"/>
                      <w:marTop w:val="0"/>
                      <w:marBottom w:val="0"/>
                      <w:divBdr>
                        <w:top w:val="none" w:sz="0" w:space="0" w:color="auto"/>
                        <w:left w:val="none" w:sz="0" w:space="0" w:color="auto"/>
                        <w:bottom w:val="none" w:sz="0" w:space="0" w:color="auto"/>
                        <w:right w:val="none" w:sz="0" w:space="0" w:color="auto"/>
                      </w:divBdr>
                      <w:divsChild>
                        <w:div w:id="316303920">
                          <w:marLeft w:val="0"/>
                          <w:marRight w:val="0"/>
                          <w:marTop w:val="0"/>
                          <w:marBottom w:val="0"/>
                          <w:divBdr>
                            <w:top w:val="none" w:sz="0" w:space="0" w:color="auto"/>
                            <w:left w:val="none" w:sz="0" w:space="0" w:color="auto"/>
                            <w:bottom w:val="none" w:sz="0" w:space="0" w:color="auto"/>
                            <w:right w:val="none" w:sz="0" w:space="0" w:color="auto"/>
                          </w:divBdr>
                          <w:divsChild>
                            <w:div w:id="1460800433">
                              <w:marLeft w:val="0"/>
                              <w:marRight w:val="0"/>
                              <w:marTop w:val="0"/>
                              <w:marBottom w:val="0"/>
                              <w:divBdr>
                                <w:top w:val="none" w:sz="0" w:space="0" w:color="auto"/>
                                <w:left w:val="none" w:sz="0" w:space="0" w:color="auto"/>
                                <w:bottom w:val="none" w:sz="0" w:space="0" w:color="auto"/>
                                <w:right w:val="none" w:sz="0" w:space="0" w:color="auto"/>
                              </w:divBdr>
                              <w:divsChild>
                                <w:div w:id="467011467">
                                  <w:marLeft w:val="0"/>
                                  <w:marRight w:val="0"/>
                                  <w:marTop w:val="0"/>
                                  <w:marBottom w:val="0"/>
                                  <w:divBdr>
                                    <w:top w:val="none" w:sz="0" w:space="0" w:color="auto"/>
                                    <w:left w:val="none" w:sz="0" w:space="0" w:color="auto"/>
                                    <w:bottom w:val="none" w:sz="0" w:space="0" w:color="auto"/>
                                    <w:right w:val="none" w:sz="0" w:space="0" w:color="auto"/>
                                  </w:divBdr>
                                  <w:divsChild>
                                    <w:div w:id="466431951">
                                      <w:marLeft w:val="0"/>
                                      <w:marRight w:val="0"/>
                                      <w:marTop w:val="0"/>
                                      <w:marBottom w:val="0"/>
                                      <w:divBdr>
                                        <w:top w:val="none" w:sz="0" w:space="0" w:color="auto"/>
                                        <w:left w:val="none" w:sz="0" w:space="0" w:color="auto"/>
                                        <w:bottom w:val="none" w:sz="0" w:space="0" w:color="auto"/>
                                        <w:right w:val="none" w:sz="0" w:space="0" w:color="auto"/>
                                      </w:divBdr>
                                      <w:divsChild>
                                        <w:div w:id="672219678">
                                          <w:marLeft w:val="105"/>
                                          <w:marRight w:val="0"/>
                                          <w:marTop w:val="0"/>
                                          <w:marBottom w:val="0"/>
                                          <w:divBdr>
                                            <w:top w:val="none" w:sz="0" w:space="0" w:color="auto"/>
                                            <w:left w:val="none" w:sz="0" w:space="0" w:color="auto"/>
                                            <w:bottom w:val="none" w:sz="0" w:space="0" w:color="auto"/>
                                            <w:right w:val="none" w:sz="0" w:space="0" w:color="auto"/>
                                          </w:divBdr>
                                          <w:divsChild>
                                            <w:div w:id="1244297062">
                                              <w:marLeft w:val="0"/>
                                              <w:marRight w:val="0"/>
                                              <w:marTop w:val="0"/>
                                              <w:marBottom w:val="0"/>
                                              <w:divBdr>
                                                <w:top w:val="none" w:sz="0" w:space="0" w:color="auto"/>
                                                <w:left w:val="none" w:sz="0" w:space="0" w:color="auto"/>
                                                <w:bottom w:val="none" w:sz="0" w:space="0" w:color="auto"/>
                                                <w:right w:val="none" w:sz="0" w:space="0" w:color="auto"/>
                                              </w:divBdr>
                                              <w:divsChild>
                                                <w:div w:id="5640495">
                                                  <w:marLeft w:val="0"/>
                                                  <w:marRight w:val="0"/>
                                                  <w:marTop w:val="0"/>
                                                  <w:marBottom w:val="0"/>
                                                  <w:divBdr>
                                                    <w:top w:val="none" w:sz="0" w:space="0" w:color="auto"/>
                                                    <w:left w:val="none" w:sz="0" w:space="0" w:color="auto"/>
                                                    <w:bottom w:val="none" w:sz="0" w:space="0" w:color="auto"/>
                                                    <w:right w:val="none" w:sz="0" w:space="0" w:color="auto"/>
                                                  </w:divBdr>
                                                  <w:divsChild>
                                                    <w:div w:id="1231774253">
                                                      <w:marLeft w:val="0"/>
                                                      <w:marRight w:val="0"/>
                                                      <w:marTop w:val="0"/>
                                                      <w:marBottom w:val="0"/>
                                                      <w:divBdr>
                                                        <w:top w:val="none" w:sz="0" w:space="0" w:color="auto"/>
                                                        <w:left w:val="none" w:sz="0" w:space="0" w:color="auto"/>
                                                        <w:bottom w:val="none" w:sz="0" w:space="0" w:color="auto"/>
                                                        <w:right w:val="none" w:sz="0" w:space="0" w:color="auto"/>
                                                      </w:divBdr>
                                                      <w:divsChild>
                                                        <w:div w:id="1663118261">
                                                          <w:marLeft w:val="0"/>
                                                          <w:marRight w:val="0"/>
                                                          <w:marTop w:val="0"/>
                                                          <w:marBottom w:val="0"/>
                                                          <w:divBdr>
                                                            <w:top w:val="none" w:sz="0" w:space="0" w:color="auto"/>
                                                            <w:left w:val="none" w:sz="0" w:space="0" w:color="auto"/>
                                                            <w:bottom w:val="none" w:sz="0" w:space="0" w:color="auto"/>
                                                            <w:right w:val="none" w:sz="0" w:space="0" w:color="auto"/>
                                                          </w:divBdr>
                                                          <w:divsChild>
                                                            <w:div w:id="1362314801">
                                                              <w:marLeft w:val="0"/>
                                                              <w:marRight w:val="0"/>
                                                              <w:marTop w:val="0"/>
                                                              <w:marBottom w:val="0"/>
                                                              <w:divBdr>
                                                                <w:top w:val="single" w:sz="6" w:space="3" w:color="auto"/>
                                                                <w:left w:val="single" w:sz="2" w:space="0" w:color="auto"/>
                                                                <w:bottom w:val="single" w:sz="2" w:space="0" w:color="auto"/>
                                                                <w:right w:val="single" w:sz="2" w:space="0" w:color="auto"/>
                                                              </w:divBdr>
                                                              <w:divsChild>
                                                                <w:div w:id="763958095">
                                                                  <w:marLeft w:val="120"/>
                                                                  <w:marRight w:val="120"/>
                                                                  <w:marTop w:val="0"/>
                                                                  <w:marBottom w:val="0"/>
                                                                  <w:divBdr>
                                                                    <w:top w:val="single" w:sz="6" w:space="0" w:color="auto"/>
                                                                    <w:left w:val="single" w:sz="6" w:space="0" w:color="auto"/>
                                                                    <w:bottom w:val="single" w:sz="2" w:space="0" w:color="auto"/>
                                                                    <w:right w:val="single" w:sz="6" w:space="0" w:color="auto"/>
                                                                  </w:divBdr>
                                                                  <w:divsChild>
                                                                    <w:div w:id="982077927">
                                                                      <w:marLeft w:val="0"/>
                                                                      <w:marRight w:val="0"/>
                                                                      <w:marTop w:val="0"/>
                                                                      <w:marBottom w:val="0"/>
                                                                      <w:divBdr>
                                                                        <w:top w:val="none" w:sz="0" w:space="0" w:color="auto"/>
                                                                        <w:left w:val="none" w:sz="0" w:space="0" w:color="auto"/>
                                                                        <w:bottom w:val="none" w:sz="0" w:space="0" w:color="auto"/>
                                                                        <w:right w:val="none" w:sz="0" w:space="0" w:color="auto"/>
                                                                      </w:divBdr>
                                                                      <w:divsChild>
                                                                        <w:div w:id="129329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42085">
                                                                  <w:marLeft w:val="120"/>
                                                                  <w:marRight w:val="0"/>
                                                                  <w:marTop w:val="0"/>
                                                                  <w:marBottom w:val="0"/>
                                                                  <w:divBdr>
                                                                    <w:top w:val="single" w:sz="6" w:space="0" w:color="auto"/>
                                                                    <w:left w:val="single" w:sz="6" w:space="0" w:color="auto"/>
                                                                    <w:bottom w:val="single" w:sz="2" w:space="0" w:color="auto"/>
                                                                    <w:right w:val="single" w:sz="6" w:space="0" w:color="auto"/>
                                                                  </w:divBdr>
                                                                  <w:divsChild>
                                                                    <w:div w:id="1782921158">
                                                                      <w:marLeft w:val="0"/>
                                                                      <w:marRight w:val="0"/>
                                                                      <w:marTop w:val="0"/>
                                                                      <w:marBottom w:val="0"/>
                                                                      <w:divBdr>
                                                                        <w:top w:val="none" w:sz="0" w:space="0" w:color="auto"/>
                                                                        <w:left w:val="none" w:sz="0" w:space="0" w:color="auto"/>
                                                                        <w:bottom w:val="none" w:sz="0" w:space="0" w:color="auto"/>
                                                                        <w:right w:val="none" w:sz="0" w:space="0" w:color="auto"/>
                                                                      </w:divBdr>
                                                                      <w:divsChild>
                                                                        <w:div w:id="127640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850976">
                                                              <w:marLeft w:val="0"/>
                                                              <w:marRight w:val="0"/>
                                                              <w:marTop w:val="0"/>
                                                              <w:marBottom w:val="0"/>
                                                              <w:divBdr>
                                                                <w:top w:val="none" w:sz="0" w:space="0" w:color="auto"/>
                                                                <w:left w:val="none" w:sz="0" w:space="0" w:color="auto"/>
                                                                <w:bottom w:val="none" w:sz="0" w:space="0" w:color="auto"/>
                                                                <w:right w:val="none" w:sz="0" w:space="0" w:color="auto"/>
                                                              </w:divBdr>
                                                              <w:divsChild>
                                                                <w:div w:id="282001915">
                                                                  <w:marLeft w:val="0"/>
                                                                  <w:marRight w:val="0"/>
                                                                  <w:marTop w:val="0"/>
                                                                  <w:marBottom w:val="0"/>
                                                                  <w:divBdr>
                                                                    <w:top w:val="none" w:sz="0" w:space="0" w:color="auto"/>
                                                                    <w:left w:val="none" w:sz="0" w:space="0" w:color="auto"/>
                                                                    <w:bottom w:val="none" w:sz="0" w:space="0" w:color="auto"/>
                                                                    <w:right w:val="none" w:sz="0" w:space="0" w:color="auto"/>
                                                                  </w:divBdr>
                                                                  <w:divsChild>
                                                                    <w:div w:id="666710917">
                                                                      <w:marLeft w:val="0"/>
                                                                      <w:marRight w:val="0"/>
                                                                      <w:marTop w:val="0"/>
                                                                      <w:marBottom w:val="0"/>
                                                                      <w:divBdr>
                                                                        <w:top w:val="none" w:sz="0" w:space="0" w:color="auto"/>
                                                                        <w:left w:val="none" w:sz="0" w:space="0" w:color="auto"/>
                                                                        <w:bottom w:val="none" w:sz="0" w:space="0" w:color="auto"/>
                                                                        <w:right w:val="none" w:sz="0" w:space="0" w:color="auto"/>
                                                                      </w:divBdr>
                                                                      <w:divsChild>
                                                                        <w:div w:id="1832864824">
                                                                          <w:marLeft w:val="120"/>
                                                                          <w:marRight w:val="0"/>
                                                                          <w:marTop w:val="0"/>
                                                                          <w:marBottom w:val="0"/>
                                                                          <w:divBdr>
                                                                            <w:top w:val="none" w:sz="0" w:space="0" w:color="auto"/>
                                                                            <w:left w:val="none" w:sz="0" w:space="0" w:color="auto"/>
                                                                            <w:bottom w:val="none" w:sz="0" w:space="0" w:color="auto"/>
                                                                            <w:right w:val="none" w:sz="0" w:space="0" w:color="auto"/>
                                                                          </w:divBdr>
                                                                          <w:divsChild>
                                                                            <w:div w:id="1562056642">
                                                                              <w:marLeft w:val="0"/>
                                                                              <w:marRight w:val="0"/>
                                                                              <w:marTop w:val="0"/>
                                                                              <w:marBottom w:val="120"/>
                                                                              <w:divBdr>
                                                                                <w:top w:val="none" w:sz="0" w:space="0" w:color="auto"/>
                                                                                <w:left w:val="none" w:sz="0" w:space="0" w:color="auto"/>
                                                                                <w:bottom w:val="none" w:sz="0" w:space="0" w:color="auto"/>
                                                                                <w:right w:val="none" w:sz="0" w:space="0" w:color="auto"/>
                                                                              </w:divBdr>
                                                                              <w:divsChild>
                                                                                <w:div w:id="1151678911">
                                                                                  <w:marLeft w:val="0"/>
                                                                                  <w:marRight w:val="0"/>
                                                                                  <w:marTop w:val="0"/>
                                                                                  <w:marBottom w:val="0"/>
                                                                                  <w:divBdr>
                                                                                    <w:top w:val="none" w:sz="0" w:space="0" w:color="auto"/>
                                                                                    <w:left w:val="none" w:sz="0" w:space="0" w:color="auto"/>
                                                                                    <w:bottom w:val="none" w:sz="0" w:space="0" w:color="auto"/>
                                                                                    <w:right w:val="none" w:sz="0" w:space="0" w:color="auto"/>
                                                                                  </w:divBdr>
                                                                                  <w:divsChild>
                                                                                    <w:div w:id="1774596568">
                                                                                      <w:marLeft w:val="0"/>
                                                                                      <w:marRight w:val="0"/>
                                                                                      <w:marTop w:val="0"/>
                                                                                      <w:marBottom w:val="0"/>
                                                                                      <w:divBdr>
                                                                                        <w:top w:val="none" w:sz="0" w:space="0" w:color="auto"/>
                                                                                        <w:left w:val="none" w:sz="0" w:space="0" w:color="auto"/>
                                                                                        <w:bottom w:val="none" w:sz="0" w:space="0" w:color="auto"/>
                                                                                        <w:right w:val="none" w:sz="0" w:space="0" w:color="auto"/>
                                                                                      </w:divBdr>
                                                                                      <w:divsChild>
                                                                                        <w:div w:id="1704359276">
                                                                                          <w:marLeft w:val="0"/>
                                                                                          <w:marRight w:val="0"/>
                                                                                          <w:marTop w:val="0"/>
                                                                                          <w:marBottom w:val="0"/>
                                                                                          <w:divBdr>
                                                                                            <w:top w:val="none" w:sz="0" w:space="0" w:color="auto"/>
                                                                                            <w:left w:val="none" w:sz="0" w:space="0" w:color="auto"/>
                                                                                            <w:bottom w:val="none" w:sz="0" w:space="0" w:color="auto"/>
                                                                                            <w:right w:val="none" w:sz="0" w:space="0" w:color="auto"/>
                                                                                          </w:divBdr>
                                                                                          <w:divsChild>
                                                                                            <w:div w:id="399865457">
                                                                                              <w:marLeft w:val="0"/>
                                                                                              <w:marRight w:val="0"/>
                                                                                              <w:marTop w:val="0"/>
                                                                                              <w:marBottom w:val="0"/>
                                                                                              <w:divBdr>
                                                                                                <w:top w:val="none" w:sz="0" w:space="0" w:color="auto"/>
                                                                                                <w:left w:val="none" w:sz="0" w:space="0" w:color="auto"/>
                                                                                                <w:bottom w:val="none" w:sz="0" w:space="0" w:color="auto"/>
                                                                                                <w:right w:val="none" w:sz="0" w:space="0" w:color="auto"/>
                                                                                              </w:divBdr>
                                                                                              <w:divsChild>
                                                                                                <w:div w:id="2132094029">
                                                                                                  <w:marLeft w:val="0"/>
                                                                                                  <w:marRight w:val="0"/>
                                                                                                  <w:marTop w:val="0"/>
                                                                                                  <w:marBottom w:val="0"/>
                                                                                                  <w:divBdr>
                                                                                                    <w:top w:val="none" w:sz="0" w:space="0" w:color="auto"/>
                                                                                                    <w:left w:val="none" w:sz="0" w:space="0" w:color="auto"/>
                                                                                                    <w:bottom w:val="none" w:sz="0" w:space="0" w:color="auto"/>
                                                                                                    <w:right w:val="none" w:sz="0" w:space="0" w:color="auto"/>
                                                                                                  </w:divBdr>
                                                                                                  <w:divsChild>
                                                                                                    <w:div w:id="286275101">
                                                                                                      <w:marLeft w:val="0"/>
                                                                                                      <w:marRight w:val="0"/>
                                                                                                      <w:marTop w:val="0"/>
                                                                                                      <w:marBottom w:val="0"/>
                                                                                                      <w:divBdr>
                                                                                                        <w:top w:val="none" w:sz="0" w:space="0" w:color="auto"/>
                                                                                                        <w:left w:val="none" w:sz="0" w:space="0" w:color="auto"/>
                                                                                                        <w:bottom w:val="none" w:sz="0" w:space="0" w:color="auto"/>
                                                                                                        <w:right w:val="none" w:sz="0" w:space="0" w:color="auto"/>
                                                                                                      </w:divBdr>
                                                                                                      <w:divsChild>
                                                                                                        <w:div w:id="1547989898">
                                                                                                          <w:marLeft w:val="0"/>
                                                                                                          <w:marRight w:val="0"/>
                                                                                                          <w:marTop w:val="0"/>
                                                                                                          <w:marBottom w:val="0"/>
                                                                                                          <w:divBdr>
                                                                                                            <w:top w:val="none" w:sz="0" w:space="0" w:color="auto"/>
                                                                                                            <w:left w:val="none" w:sz="0" w:space="0" w:color="auto"/>
                                                                                                            <w:bottom w:val="none" w:sz="0" w:space="0" w:color="auto"/>
                                                                                                            <w:right w:val="none" w:sz="0" w:space="0" w:color="auto"/>
                                                                                                          </w:divBdr>
                                                                                                          <w:divsChild>
                                                                                                            <w:div w:id="463622596">
                                                                                                              <w:marLeft w:val="30"/>
                                                                                                              <w:marRight w:val="30"/>
                                                                                                              <w:marTop w:val="120"/>
                                                                                                              <w:marBottom w:val="120"/>
                                                                                                              <w:divBdr>
                                                                                                                <w:top w:val="none" w:sz="0" w:space="0" w:color="auto"/>
                                                                                                                <w:left w:val="none" w:sz="0" w:space="0" w:color="auto"/>
                                                                                                                <w:bottom w:val="none" w:sz="0" w:space="0" w:color="auto"/>
                                                                                                                <w:right w:val="none" w:sz="0" w:space="0" w:color="auto"/>
                                                                                                              </w:divBdr>
                                                                                                              <w:divsChild>
                                                                                                                <w:div w:id="101997406">
                                                                                                                  <w:marLeft w:val="465"/>
                                                                                                                  <w:marRight w:val="0"/>
                                                                                                                  <w:marTop w:val="0"/>
                                                                                                                  <w:marBottom w:val="0"/>
                                                                                                                  <w:divBdr>
                                                                                                                    <w:top w:val="none" w:sz="0" w:space="0" w:color="auto"/>
                                                                                                                    <w:left w:val="none" w:sz="0" w:space="0" w:color="auto"/>
                                                                                                                    <w:bottom w:val="none" w:sz="0" w:space="0" w:color="auto"/>
                                                                                                                    <w:right w:val="none" w:sz="0" w:space="0" w:color="auto"/>
                                                                                                                  </w:divBdr>
                                                                                                                  <w:divsChild>
                                                                                                                    <w:div w:id="861864660">
                                                                                                                      <w:marLeft w:val="0"/>
                                                                                                                      <w:marRight w:val="0"/>
                                                                                                                      <w:marTop w:val="0"/>
                                                                                                                      <w:marBottom w:val="0"/>
                                                                                                                      <w:divBdr>
                                                                                                                        <w:top w:val="none" w:sz="0" w:space="0" w:color="auto"/>
                                                                                                                        <w:left w:val="none" w:sz="0" w:space="0" w:color="auto"/>
                                                                                                                        <w:bottom w:val="none" w:sz="0" w:space="0" w:color="auto"/>
                                                                                                                        <w:right w:val="none" w:sz="0" w:space="0" w:color="auto"/>
                                                                                                                      </w:divBdr>
                                                                                                                      <w:divsChild>
                                                                                                                        <w:div w:id="229855285">
                                                                                                                          <w:marLeft w:val="0"/>
                                                                                                                          <w:marRight w:val="0"/>
                                                                                                                          <w:marTop w:val="0"/>
                                                                                                                          <w:marBottom w:val="0"/>
                                                                                                                          <w:divBdr>
                                                                                                                            <w:top w:val="none" w:sz="0" w:space="0" w:color="auto"/>
                                                                                                                            <w:left w:val="none" w:sz="0" w:space="0" w:color="auto"/>
                                                                                                                            <w:bottom w:val="none" w:sz="0" w:space="0" w:color="auto"/>
                                                                                                                            <w:right w:val="none" w:sz="0" w:space="0" w:color="auto"/>
                                                                                                                          </w:divBdr>
                                                                                                                          <w:divsChild>
                                                                                                                            <w:div w:id="1564102205">
                                                                                                                              <w:marLeft w:val="0"/>
                                                                                                                              <w:marRight w:val="0"/>
                                                                                                                              <w:marTop w:val="0"/>
                                                                                                                              <w:marBottom w:val="0"/>
                                                                                                                              <w:divBdr>
                                                                                                                                <w:top w:val="none" w:sz="0" w:space="0" w:color="auto"/>
                                                                                                                                <w:left w:val="none" w:sz="0" w:space="0" w:color="auto"/>
                                                                                                                                <w:bottom w:val="none" w:sz="0" w:space="0" w:color="auto"/>
                                                                                                                                <w:right w:val="none" w:sz="0" w:space="0" w:color="auto"/>
                                                                                                                              </w:divBdr>
                                                                                                                              <w:divsChild>
                                                                                                                                <w:div w:id="964506677">
                                                                                                                                  <w:marLeft w:val="0"/>
                                                                                                                                  <w:marRight w:val="0"/>
                                                                                                                                  <w:marTop w:val="0"/>
                                                                                                                                  <w:marBottom w:val="0"/>
                                                                                                                                  <w:divBdr>
                                                                                                                                    <w:top w:val="none" w:sz="0" w:space="0" w:color="auto"/>
                                                                                                                                    <w:left w:val="none" w:sz="0" w:space="0" w:color="auto"/>
                                                                                                                                    <w:bottom w:val="none" w:sz="0" w:space="0" w:color="auto"/>
                                                                                                                                    <w:right w:val="none" w:sz="0" w:space="0" w:color="auto"/>
                                                                                                                                  </w:divBdr>
                                                                                                                                  <w:divsChild>
                                                                                                                                    <w:div w:id="19204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644759">
                                                                                                                  <w:marLeft w:val="465"/>
                                                                                                                  <w:marRight w:val="0"/>
                                                                                                                  <w:marTop w:val="0"/>
                                                                                                                  <w:marBottom w:val="0"/>
                                                                                                                  <w:divBdr>
                                                                                                                    <w:top w:val="none" w:sz="0" w:space="0" w:color="auto"/>
                                                                                                                    <w:left w:val="none" w:sz="0" w:space="0" w:color="auto"/>
                                                                                                                    <w:bottom w:val="none" w:sz="0" w:space="0" w:color="auto"/>
                                                                                                                    <w:right w:val="none" w:sz="0" w:space="0" w:color="auto"/>
                                                                                                                  </w:divBdr>
                                                                                                                  <w:divsChild>
                                                                                                                    <w:div w:id="1262566899">
                                                                                                                      <w:marLeft w:val="0"/>
                                                                                                                      <w:marRight w:val="0"/>
                                                                                                                      <w:marTop w:val="0"/>
                                                                                                                      <w:marBottom w:val="0"/>
                                                                                                                      <w:divBdr>
                                                                                                                        <w:top w:val="none" w:sz="0" w:space="0" w:color="auto"/>
                                                                                                                        <w:left w:val="none" w:sz="0" w:space="0" w:color="auto"/>
                                                                                                                        <w:bottom w:val="none" w:sz="0" w:space="0" w:color="auto"/>
                                                                                                                        <w:right w:val="none" w:sz="0" w:space="0" w:color="auto"/>
                                                                                                                      </w:divBdr>
                                                                                                                      <w:divsChild>
                                                                                                                        <w:div w:id="45841455">
                                                                                                                          <w:marLeft w:val="0"/>
                                                                                                                          <w:marRight w:val="0"/>
                                                                                                                          <w:marTop w:val="0"/>
                                                                                                                          <w:marBottom w:val="0"/>
                                                                                                                          <w:divBdr>
                                                                                                                            <w:top w:val="none" w:sz="0" w:space="0" w:color="auto"/>
                                                                                                                            <w:left w:val="none" w:sz="0" w:space="0" w:color="auto"/>
                                                                                                                            <w:bottom w:val="none" w:sz="0" w:space="0" w:color="auto"/>
                                                                                                                            <w:right w:val="none" w:sz="0" w:space="0" w:color="auto"/>
                                                                                                                          </w:divBdr>
                                                                                                                          <w:divsChild>
                                                                                                                            <w:div w:id="499203690">
                                                                                                                              <w:marLeft w:val="0"/>
                                                                                                                              <w:marRight w:val="0"/>
                                                                                                                              <w:marTop w:val="0"/>
                                                                                                                              <w:marBottom w:val="0"/>
                                                                                                                              <w:divBdr>
                                                                                                                                <w:top w:val="none" w:sz="0" w:space="0" w:color="auto"/>
                                                                                                                                <w:left w:val="none" w:sz="0" w:space="0" w:color="auto"/>
                                                                                                                                <w:bottom w:val="none" w:sz="0" w:space="0" w:color="auto"/>
                                                                                                                                <w:right w:val="none" w:sz="0" w:space="0" w:color="auto"/>
                                                                                                                              </w:divBdr>
                                                                                                                              <w:divsChild>
                                                                                                                                <w:div w:id="1024593648">
                                                                                                                                  <w:marLeft w:val="0"/>
                                                                                                                                  <w:marRight w:val="0"/>
                                                                                                                                  <w:marTop w:val="0"/>
                                                                                                                                  <w:marBottom w:val="0"/>
                                                                                                                                  <w:divBdr>
                                                                                                                                    <w:top w:val="none" w:sz="0" w:space="0" w:color="auto"/>
                                                                                                                                    <w:left w:val="none" w:sz="0" w:space="0" w:color="auto"/>
                                                                                                                                    <w:bottom w:val="none" w:sz="0" w:space="0" w:color="auto"/>
                                                                                                                                    <w:right w:val="none" w:sz="0" w:space="0" w:color="auto"/>
                                                                                                                                  </w:divBdr>
                                                                                                                                  <w:divsChild>
                                                                                                                                    <w:div w:id="1906404658">
                                                                                                                                      <w:marLeft w:val="0"/>
                                                                                                                                      <w:marRight w:val="0"/>
                                                                                                                                      <w:marTop w:val="0"/>
                                                                                                                                      <w:marBottom w:val="0"/>
                                                                                                                                      <w:divBdr>
                                                                                                                                        <w:top w:val="none" w:sz="0" w:space="0" w:color="auto"/>
                                                                                                                                        <w:left w:val="none" w:sz="0" w:space="0" w:color="auto"/>
                                                                                                                                        <w:bottom w:val="none" w:sz="0" w:space="0" w:color="auto"/>
                                                                                                                                        <w:right w:val="none" w:sz="0" w:space="0" w:color="auto"/>
                                                                                                                                      </w:divBdr>
                                                                                                                                      <w:divsChild>
                                                                                                                                        <w:div w:id="442266783">
                                                                                                                                          <w:marLeft w:val="0"/>
                                                                                                                                          <w:marRight w:val="0"/>
                                                                                                                                          <w:marTop w:val="0"/>
                                                                                                                                          <w:marBottom w:val="0"/>
                                                                                                                                          <w:divBdr>
                                                                                                                                            <w:top w:val="none" w:sz="0" w:space="0" w:color="auto"/>
                                                                                                                                            <w:left w:val="none" w:sz="0" w:space="0" w:color="auto"/>
                                                                                                                                            <w:bottom w:val="none" w:sz="0" w:space="0" w:color="auto"/>
                                                                                                                                            <w:right w:val="none" w:sz="0" w:space="0" w:color="auto"/>
                                                                                                                                          </w:divBdr>
                                                                                                                                          <w:divsChild>
                                                                                                                                            <w:div w:id="1302734738">
                                                                                                                                              <w:marLeft w:val="0"/>
                                                                                                                                              <w:marRight w:val="0"/>
                                                                                                                                              <w:marTop w:val="0"/>
                                                                                                                                              <w:marBottom w:val="0"/>
                                                                                                                                              <w:divBdr>
                                                                                                                                                <w:top w:val="none" w:sz="0" w:space="0" w:color="auto"/>
                                                                                                                                                <w:left w:val="none" w:sz="0" w:space="0" w:color="auto"/>
                                                                                                                                                <w:bottom w:val="none" w:sz="0" w:space="0" w:color="auto"/>
                                                                                                                                                <w:right w:val="none" w:sz="0" w:space="0" w:color="auto"/>
                                                                                                                                              </w:divBdr>
                                                                                                                                            </w:div>
                                                                                                                                          </w:divsChild>
                                                                                                                                        </w:div>
                                                                                                                                        <w:div w:id="65360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024575">
                                                                                                                  <w:marLeft w:val="720"/>
                                                                                                                  <w:marRight w:val="240"/>
                                                                                                                  <w:marTop w:val="180"/>
                                                                                                                  <w:marBottom w:val="0"/>
                                                                                                                  <w:divBdr>
                                                                                                                    <w:top w:val="none" w:sz="0" w:space="0" w:color="auto"/>
                                                                                                                    <w:left w:val="none" w:sz="0" w:space="0" w:color="auto"/>
                                                                                                                    <w:bottom w:val="none" w:sz="0" w:space="0" w:color="auto"/>
                                                                                                                    <w:right w:val="none" w:sz="0" w:space="0" w:color="auto"/>
                                                                                                                  </w:divBdr>
                                                                                                                </w:div>
                                                                                                                <w:div w:id="1038511087">
                                                                                                                  <w:marLeft w:val="0"/>
                                                                                                                  <w:marRight w:val="0"/>
                                                                                                                  <w:marTop w:val="0"/>
                                                                                                                  <w:marBottom w:val="0"/>
                                                                                                                  <w:divBdr>
                                                                                                                    <w:top w:val="none" w:sz="0" w:space="0" w:color="auto"/>
                                                                                                                    <w:left w:val="none" w:sz="0" w:space="0" w:color="auto"/>
                                                                                                                    <w:bottom w:val="none" w:sz="0" w:space="0" w:color="auto"/>
                                                                                                                    <w:right w:val="none" w:sz="0" w:space="0" w:color="auto"/>
                                                                                                                  </w:divBdr>
                                                                                                                  <w:divsChild>
                                                                                                                    <w:div w:id="395057662">
                                                                                                                      <w:marLeft w:val="0"/>
                                                                                                                      <w:marRight w:val="0"/>
                                                                                                                      <w:marTop w:val="0"/>
                                                                                                                      <w:marBottom w:val="0"/>
                                                                                                                      <w:divBdr>
                                                                                                                        <w:top w:val="none" w:sz="0" w:space="0" w:color="auto"/>
                                                                                                                        <w:left w:val="none" w:sz="0" w:space="0" w:color="auto"/>
                                                                                                                        <w:bottom w:val="none" w:sz="0" w:space="0" w:color="auto"/>
                                                                                                                        <w:right w:val="none" w:sz="0" w:space="0" w:color="auto"/>
                                                                                                                      </w:divBdr>
                                                                                                                      <w:divsChild>
                                                                                                                        <w:div w:id="630786676">
                                                                                                                          <w:marLeft w:val="0"/>
                                                                                                                          <w:marRight w:val="120"/>
                                                                                                                          <w:marTop w:val="0"/>
                                                                                                                          <w:marBottom w:val="0"/>
                                                                                                                          <w:divBdr>
                                                                                                                            <w:top w:val="none" w:sz="0" w:space="0" w:color="auto"/>
                                                                                                                            <w:left w:val="none" w:sz="0" w:space="0" w:color="auto"/>
                                                                                                                            <w:bottom w:val="none" w:sz="0" w:space="0" w:color="auto"/>
                                                                                                                            <w:right w:val="none" w:sz="0" w:space="0" w:color="auto"/>
                                                                                                                          </w:divBdr>
                                                                                                                          <w:divsChild>
                                                                                                                            <w:div w:id="12981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37826">
                                                                                                                      <w:marLeft w:val="720"/>
                                                                                                                      <w:marRight w:val="0"/>
                                                                                                                      <w:marTop w:val="0"/>
                                                                                                                      <w:marBottom w:val="0"/>
                                                                                                                      <w:divBdr>
                                                                                                                        <w:top w:val="none" w:sz="0" w:space="0" w:color="auto"/>
                                                                                                                        <w:left w:val="none" w:sz="0" w:space="0" w:color="auto"/>
                                                                                                                        <w:bottom w:val="none" w:sz="0" w:space="0" w:color="auto"/>
                                                                                                                        <w:right w:val="none" w:sz="0" w:space="0" w:color="auto"/>
                                                                                                                      </w:divBdr>
                                                                                                                      <w:divsChild>
                                                                                                                        <w:div w:id="1549561174">
                                                                                                                          <w:marLeft w:val="270"/>
                                                                                                                          <w:marRight w:val="150"/>
                                                                                                                          <w:marTop w:val="0"/>
                                                                                                                          <w:marBottom w:val="0"/>
                                                                                                                          <w:divBdr>
                                                                                                                            <w:top w:val="none" w:sz="0" w:space="0" w:color="auto"/>
                                                                                                                            <w:left w:val="none" w:sz="0" w:space="0" w:color="auto"/>
                                                                                                                            <w:bottom w:val="none" w:sz="0" w:space="0" w:color="auto"/>
                                                                                                                            <w:right w:val="none" w:sz="0" w:space="0" w:color="auto"/>
                                                                                                                          </w:divBdr>
                                                                                                                        </w:div>
                                                                                                                        <w:div w:id="1869296075">
                                                                                                                          <w:marLeft w:val="0"/>
                                                                                                                          <w:marRight w:val="0"/>
                                                                                                                          <w:marTop w:val="0"/>
                                                                                                                          <w:marBottom w:val="0"/>
                                                                                                                          <w:divBdr>
                                                                                                                            <w:top w:val="none" w:sz="0" w:space="0" w:color="auto"/>
                                                                                                                            <w:left w:val="none" w:sz="0" w:space="0" w:color="auto"/>
                                                                                                                            <w:bottom w:val="none" w:sz="0" w:space="0" w:color="auto"/>
                                                                                                                            <w:right w:val="none" w:sz="0" w:space="0" w:color="auto"/>
                                                                                                                          </w:divBdr>
                                                                                                                          <w:divsChild>
                                                                                                                            <w:div w:id="837036955">
                                                                                                                              <w:marLeft w:val="0"/>
                                                                                                                              <w:marRight w:val="0"/>
                                                                                                                              <w:marTop w:val="0"/>
                                                                                                                              <w:marBottom w:val="0"/>
                                                                                                                              <w:divBdr>
                                                                                                                                <w:top w:val="none" w:sz="0" w:space="0" w:color="auto"/>
                                                                                                                                <w:left w:val="none" w:sz="0" w:space="0" w:color="auto"/>
                                                                                                                                <w:bottom w:val="none" w:sz="0" w:space="0" w:color="auto"/>
                                                                                                                                <w:right w:val="none" w:sz="0" w:space="0" w:color="auto"/>
                                                                                                                              </w:divBdr>
                                                                                                                              <w:divsChild>
                                                                                                                                <w:div w:id="710807561">
                                                                                                                                  <w:marLeft w:val="0"/>
                                                                                                                                  <w:marRight w:val="0"/>
                                                                                                                                  <w:marTop w:val="0"/>
                                                                                                                                  <w:marBottom w:val="0"/>
                                                                                                                                  <w:divBdr>
                                                                                                                                    <w:top w:val="none" w:sz="0" w:space="0" w:color="auto"/>
                                                                                                                                    <w:left w:val="none" w:sz="0" w:space="0" w:color="auto"/>
                                                                                                                                    <w:bottom w:val="none" w:sz="0" w:space="0" w:color="auto"/>
                                                                                                                                    <w:right w:val="none" w:sz="0" w:space="0" w:color="auto"/>
                                                                                                                                  </w:divBdr>
                                                                                                                                  <w:divsChild>
                                                                                                                                    <w:div w:id="809178495">
                                                                                                                                      <w:marLeft w:val="0"/>
                                                                                                                                      <w:marRight w:val="0"/>
                                                                                                                                      <w:marTop w:val="0"/>
                                                                                                                                      <w:marBottom w:val="0"/>
                                                                                                                                      <w:divBdr>
                                                                                                                                        <w:top w:val="none" w:sz="0" w:space="0" w:color="auto"/>
                                                                                                                                        <w:left w:val="none" w:sz="0" w:space="0" w:color="auto"/>
                                                                                                                                        <w:bottom w:val="none" w:sz="0" w:space="0" w:color="auto"/>
                                                                                                                                        <w:right w:val="none" w:sz="0" w:space="0" w:color="auto"/>
                                                                                                                                      </w:divBdr>
                                                                                                                                      <w:divsChild>
                                                                                                                                        <w:div w:id="1496799469">
                                                                                                                                          <w:marLeft w:val="0"/>
                                                                                                                                          <w:marRight w:val="0"/>
                                                                                                                                          <w:marTop w:val="30"/>
                                                                                                                                          <w:marBottom w:val="0"/>
                                                                                                                                          <w:divBdr>
                                                                                                                                            <w:top w:val="none" w:sz="0" w:space="0" w:color="auto"/>
                                                                                                                                            <w:left w:val="none" w:sz="0" w:space="0" w:color="auto"/>
                                                                                                                                            <w:bottom w:val="none" w:sz="0" w:space="0" w:color="auto"/>
                                                                                                                                            <w:right w:val="none" w:sz="0" w:space="0" w:color="auto"/>
                                                                                                                                          </w:divBdr>
                                                                                                                                          <w:divsChild>
                                                                                                                                            <w:div w:id="75459718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258350">
                                                                                                                      <w:marLeft w:val="780"/>
                                                                                                                      <w:marRight w:val="0"/>
                                                                                                                      <w:marTop w:val="0"/>
                                                                                                                      <w:marBottom w:val="0"/>
                                                                                                                      <w:divBdr>
                                                                                                                        <w:top w:val="none" w:sz="0" w:space="0" w:color="auto"/>
                                                                                                                        <w:left w:val="none" w:sz="0" w:space="0" w:color="auto"/>
                                                                                                                        <w:bottom w:val="none" w:sz="0" w:space="0" w:color="auto"/>
                                                                                                                        <w:right w:val="none" w:sz="0" w:space="0" w:color="auto"/>
                                                                                                                      </w:divBdr>
                                                                                                                      <w:divsChild>
                                                                                                                        <w:div w:id="433138098">
                                                                                                                          <w:marLeft w:val="0"/>
                                                                                                                          <w:marRight w:val="0"/>
                                                                                                                          <w:marTop w:val="0"/>
                                                                                                                          <w:marBottom w:val="0"/>
                                                                                                                          <w:divBdr>
                                                                                                                            <w:top w:val="none" w:sz="0" w:space="0" w:color="auto"/>
                                                                                                                            <w:left w:val="none" w:sz="0" w:space="0" w:color="auto"/>
                                                                                                                            <w:bottom w:val="none" w:sz="0" w:space="0" w:color="auto"/>
                                                                                                                            <w:right w:val="none" w:sz="0" w:space="0" w:color="auto"/>
                                                                                                                          </w:divBdr>
                                                                                                                          <w:divsChild>
                                                                                                                            <w:div w:id="1255700235">
                                                                                                                              <w:marLeft w:val="0"/>
                                                                                                                              <w:marRight w:val="0"/>
                                                                                                                              <w:marTop w:val="0"/>
                                                                                                                              <w:marBottom w:val="0"/>
                                                                                                                              <w:divBdr>
                                                                                                                                <w:top w:val="none" w:sz="0" w:space="0" w:color="auto"/>
                                                                                                                                <w:left w:val="none" w:sz="0" w:space="0" w:color="auto"/>
                                                                                                                                <w:bottom w:val="none" w:sz="0" w:space="0" w:color="auto"/>
                                                                                                                                <w:right w:val="none" w:sz="0" w:space="0" w:color="auto"/>
                                                                                                                              </w:divBdr>
                                                                                                                              <w:divsChild>
                                                                                                                                <w:div w:id="228852070">
                                                                                                                                  <w:marLeft w:val="0"/>
                                                                                                                                  <w:marRight w:val="0"/>
                                                                                                                                  <w:marTop w:val="0"/>
                                                                                                                                  <w:marBottom w:val="0"/>
                                                                                                                                  <w:divBdr>
                                                                                                                                    <w:top w:val="none" w:sz="0" w:space="0" w:color="auto"/>
                                                                                                                                    <w:left w:val="none" w:sz="0" w:space="0" w:color="auto"/>
                                                                                                                                    <w:bottom w:val="none" w:sz="0" w:space="0" w:color="auto"/>
                                                                                                                                    <w:right w:val="none" w:sz="0" w:space="0" w:color="auto"/>
                                                                                                                                  </w:divBdr>
                                                                                                                                  <w:divsChild>
                                                                                                                                    <w:div w:id="78060589">
                                                                                                                                      <w:marLeft w:val="0"/>
                                                                                                                                      <w:marRight w:val="0"/>
                                                                                                                                      <w:marTop w:val="0"/>
                                                                                                                                      <w:marBottom w:val="0"/>
                                                                                                                                      <w:divBdr>
                                                                                                                                        <w:top w:val="none" w:sz="0" w:space="0" w:color="auto"/>
                                                                                                                                        <w:left w:val="none" w:sz="0" w:space="0" w:color="auto"/>
                                                                                                                                        <w:bottom w:val="none" w:sz="0" w:space="0" w:color="auto"/>
                                                                                                                                        <w:right w:val="none" w:sz="0" w:space="0" w:color="auto"/>
                                                                                                                                      </w:divBdr>
                                                                                                                                      <w:divsChild>
                                                                                                                                        <w:div w:id="127181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9237">
                                                                                                                                  <w:marLeft w:val="0"/>
                                                                                                                                  <w:marRight w:val="0"/>
                                                                                                                                  <w:marTop w:val="0"/>
                                                                                                                                  <w:marBottom w:val="0"/>
                                                                                                                                  <w:divBdr>
                                                                                                                                    <w:top w:val="none" w:sz="0" w:space="0" w:color="auto"/>
                                                                                                                                    <w:left w:val="none" w:sz="0" w:space="0" w:color="auto"/>
                                                                                                                                    <w:bottom w:val="none" w:sz="0" w:space="0" w:color="auto"/>
                                                                                                                                    <w:right w:val="none" w:sz="0" w:space="0" w:color="auto"/>
                                                                                                                                  </w:divBdr>
                                                                                                                                  <w:divsChild>
                                                                                                                                    <w:div w:id="1477335958">
                                                                                                                                      <w:marLeft w:val="0"/>
                                                                                                                                      <w:marRight w:val="0"/>
                                                                                                                                      <w:marTop w:val="0"/>
                                                                                                                                      <w:marBottom w:val="0"/>
                                                                                                                                      <w:divBdr>
                                                                                                                                        <w:top w:val="none" w:sz="0" w:space="0" w:color="auto"/>
                                                                                                                                        <w:left w:val="none" w:sz="0" w:space="0" w:color="auto"/>
                                                                                                                                        <w:bottom w:val="none" w:sz="0" w:space="0" w:color="auto"/>
                                                                                                                                        <w:right w:val="none" w:sz="0" w:space="0" w:color="auto"/>
                                                                                                                                      </w:divBdr>
                                                                                                                                      <w:divsChild>
                                                                                                                                        <w:div w:id="17256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90428">
                                                                                                                                  <w:marLeft w:val="0"/>
                                                                                                                                  <w:marRight w:val="0"/>
                                                                                                                                  <w:marTop w:val="0"/>
                                                                                                                                  <w:marBottom w:val="0"/>
                                                                                                                                  <w:divBdr>
                                                                                                                                    <w:top w:val="none" w:sz="0" w:space="0" w:color="auto"/>
                                                                                                                                    <w:left w:val="none" w:sz="0" w:space="0" w:color="auto"/>
                                                                                                                                    <w:bottom w:val="none" w:sz="0" w:space="0" w:color="auto"/>
                                                                                                                                    <w:right w:val="none" w:sz="0" w:space="0" w:color="auto"/>
                                                                                                                                  </w:divBdr>
                                                                                                                                  <w:divsChild>
                                                                                                                                    <w:div w:id="1968975386">
                                                                                                                                      <w:marLeft w:val="0"/>
                                                                                                                                      <w:marRight w:val="0"/>
                                                                                                                                      <w:marTop w:val="0"/>
                                                                                                                                      <w:marBottom w:val="0"/>
                                                                                                                                      <w:divBdr>
                                                                                                                                        <w:top w:val="none" w:sz="0" w:space="0" w:color="auto"/>
                                                                                                                                        <w:left w:val="none" w:sz="0" w:space="0" w:color="auto"/>
                                                                                                                                        <w:bottom w:val="none" w:sz="0" w:space="0" w:color="auto"/>
                                                                                                                                        <w:right w:val="none" w:sz="0" w:space="0" w:color="auto"/>
                                                                                                                                      </w:divBdr>
                                                                                                                                    </w:div>
                                                                                                                                  </w:divsChild>
                                                                                                                                </w:div>
                                                                                                                                <w:div w:id="966859256">
                                                                                                                                  <w:marLeft w:val="0"/>
                                                                                                                                  <w:marRight w:val="0"/>
                                                                                                                                  <w:marTop w:val="0"/>
                                                                                                                                  <w:marBottom w:val="0"/>
                                                                                                                                  <w:divBdr>
                                                                                                                                    <w:top w:val="none" w:sz="0" w:space="0" w:color="auto"/>
                                                                                                                                    <w:left w:val="none" w:sz="0" w:space="0" w:color="auto"/>
                                                                                                                                    <w:bottom w:val="none" w:sz="0" w:space="0" w:color="auto"/>
                                                                                                                                    <w:right w:val="none" w:sz="0" w:space="0" w:color="auto"/>
                                                                                                                                  </w:divBdr>
                                                                                                                                  <w:divsChild>
                                                                                                                                    <w:div w:id="1651397386">
                                                                                                                                      <w:marLeft w:val="0"/>
                                                                                                                                      <w:marRight w:val="0"/>
                                                                                                                                      <w:marTop w:val="0"/>
                                                                                                                                      <w:marBottom w:val="0"/>
                                                                                                                                      <w:divBdr>
                                                                                                                                        <w:top w:val="none" w:sz="0" w:space="0" w:color="auto"/>
                                                                                                                                        <w:left w:val="none" w:sz="0" w:space="0" w:color="auto"/>
                                                                                                                                        <w:bottom w:val="none" w:sz="0" w:space="0" w:color="auto"/>
                                                                                                                                        <w:right w:val="none" w:sz="0" w:space="0" w:color="auto"/>
                                                                                                                                      </w:divBdr>
                                                                                                                                      <w:divsChild>
                                                                                                                                        <w:div w:id="12481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77751">
                                                                                                                                  <w:marLeft w:val="0"/>
                                                                                                                                  <w:marRight w:val="0"/>
                                                                                                                                  <w:marTop w:val="0"/>
                                                                                                                                  <w:marBottom w:val="0"/>
                                                                                                                                  <w:divBdr>
                                                                                                                                    <w:top w:val="none" w:sz="0" w:space="0" w:color="auto"/>
                                                                                                                                    <w:left w:val="none" w:sz="0" w:space="0" w:color="auto"/>
                                                                                                                                    <w:bottom w:val="none" w:sz="0" w:space="0" w:color="auto"/>
                                                                                                                                    <w:right w:val="none" w:sz="0" w:space="0" w:color="auto"/>
                                                                                                                                  </w:divBdr>
                                                                                                                                  <w:divsChild>
                                                                                                                                    <w:div w:id="837157897">
                                                                                                                                      <w:marLeft w:val="0"/>
                                                                                                                                      <w:marRight w:val="0"/>
                                                                                                                                      <w:marTop w:val="0"/>
                                                                                                                                      <w:marBottom w:val="0"/>
                                                                                                                                      <w:divBdr>
                                                                                                                                        <w:top w:val="none" w:sz="0" w:space="0" w:color="auto"/>
                                                                                                                                        <w:left w:val="none" w:sz="0" w:space="0" w:color="auto"/>
                                                                                                                                        <w:bottom w:val="none" w:sz="0" w:space="0" w:color="auto"/>
                                                                                                                                        <w:right w:val="none" w:sz="0" w:space="0" w:color="auto"/>
                                                                                                                                      </w:divBdr>
                                                                                                                                      <w:divsChild>
                                                                                                                                        <w:div w:id="9174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39193">
                                                                                                                                  <w:marLeft w:val="0"/>
                                                                                                                                  <w:marRight w:val="0"/>
                                                                                                                                  <w:marTop w:val="0"/>
                                                                                                                                  <w:marBottom w:val="0"/>
                                                                                                                                  <w:divBdr>
                                                                                                                                    <w:top w:val="none" w:sz="0" w:space="0" w:color="auto"/>
                                                                                                                                    <w:left w:val="none" w:sz="0" w:space="0" w:color="auto"/>
                                                                                                                                    <w:bottom w:val="none" w:sz="0" w:space="0" w:color="auto"/>
                                                                                                                                    <w:right w:val="none" w:sz="0" w:space="0" w:color="auto"/>
                                                                                                                                  </w:divBdr>
                                                                                                                                  <w:divsChild>
                                                                                                                                    <w:div w:id="289752314">
                                                                                                                                      <w:marLeft w:val="0"/>
                                                                                                                                      <w:marRight w:val="0"/>
                                                                                                                                      <w:marTop w:val="0"/>
                                                                                                                                      <w:marBottom w:val="0"/>
                                                                                                                                      <w:divBdr>
                                                                                                                                        <w:top w:val="none" w:sz="0" w:space="0" w:color="auto"/>
                                                                                                                                        <w:left w:val="none" w:sz="0" w:space="0" w:color="auto"/>
                                                                                                                                        <w:bottom w:val="none" w:sz="0" w:space="0" w:color="auto"/>
                                                                                                                                        <w:right w:val="none" w:sz="0" w:space="0" w:color="auto"/>
                                                                                                                                      </w:divBdr>
                                                                                                                                      <w:divsChild>
                                                                                                                                        <w:div w:id="126708954">
                                                                                                                                          <w:marLeft w:val="0"/>
                                                                                                                                          <w:marRight w:val="0"/>
                                                                                                                                          <w:marTop w:val="0"/>
                                                                                                                                          <w:marBottom w:val="0"/>
                                                                                                                                          <w:divBdr>
                                                                                                                                            <w:top w:val="none" w:sz="0" w:space="0" w:color="auto"/>
                                                                                                                                            <w:left w:val="none" w:sz="0" w:space="0" w:color="auto"/>
                                                                                                                                            <w:bottom w:val="none" w:sz="0" w:space="0" w:color="auto"/>
                                                                                                                                            <w:right w:val="none" w:sz="0" w:space="0" w:color="auto"/>
                                                                                                                                          </w:divBdr>
                                                                                                                                          <w:divsChild>
                                                                                                                                            <w:div w:id="18684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188246">
                                                                                                                          <w:marLeft w:val="0"/>
                                                                                                                          <w:marRight w:val="0"/>
                                                                                                                          <w:marTop w:val="0"/>
                                                                                                                          <w:marBottom w:val="60"/>
                                                                                                                          <w:divBdr>
                                                                                                                            <w:top w:val="none" w:sz="0" w:space="0" w:color="auto"/>
                                                                                                                            <w:left w:val="none" w:sz="0" w:space="0" w:color="auto"/>
                                                                                                                            <w:bottom w:val="none" w:sz="0" w:space="0" w:color="auto"/>
                                                                                                                            <w:right w:val="none" w:sz="0" w:space="0" w:color="auto"/>
                                                                                                                          </w:divBdr>
                                                                                                                          <w:divsChild>
                                                                                                                            <w:div w:id="1469784078">
                                                                                                                              <w:marLeft w:val="0"/>
                                                                                                                              <w:marRight w:val="0"/>
                                                                                                                              <w:marTop w:val="0"/>
                                                                                                                              <w:marBottom w:val="0"/>
                                                                                                                              <w:divBdr>
                                                                                                                                <w:top w:val="none" w:sz="0" w:space="0" w:color="auto"/>
                                                                                                                                <w:left w:val="none" w:sz="0" w:space="0" w:color="auto"/>
                                                                                                                                <w:bottom w:val="none" w:sz="0" w:space="0" w:color="auto"/>
                                                                                                                                <w:right w:val="none" w:sz="0" w:space="0" w:color="auto"/>
                                                                                                                              </w:divBdr>
                                                                                                                              <w:divsChild>
                                                                                                                                <w:div w:id="70104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519194">
                                                                                                                  <w:marLeft w:val="780"/>
                                                                                                                  <w:marRight w:val="0"/>
                                                                                                                  <w:marTop w:val="180"/>
                                                                                                                  <w:marBottom w:val="0"/>
                                                                                                                  <w:divBdr>
                                                                                                                    <w:top w:val="none" w:sz="0" w:space="0" w:color="auto"/>
                                                                                                                    <w:left w:val="none" w:sz="0" w:space="0" w:color="auto"/>
                                                                                                                    <w:bottom w:val="none" w:sz="0" w:space="0" w:color="auto"/>
                                                                                                                    <w:right w:val="none" w:sz="0" w:space="0" w:color="auto"/>
                                                                                                                  </w:divBdr>
                                                                                                                </w:div>
                                                                                                                <w:div w:id="1304582589">
                                                                                                                  <w:marLeft w:val="0"/>
                                                                                                                  <w:marRight w:val="0"/>
                                                                                                                  <w:marTop w:val="0"/>
                                                                                                                  <w:marBottom w:val="0"/>
                                                                                                                  <w:divBdr>
                                                                                                                    <w:top w:val="none" w:sz="0" w:space="0" w:color="auto"/>
                                                                                                                    <w:left w:val="none" w:sz="0" w:space="0" w:color="auto"/>
                                                                                                                    <w:bottom w:val="none" w:sz="0" w:space="0" w:color="auto"/>
                                                                                                                    <w:right w:val="none" w:sz="0" w:space="0" w:color="auto"/>
                                                                                                                  </w:divBdr>
                                                                                                                  <w:divsChild>
                                                                                                                    <w:div w:id="1579439649">
                                                                                                                      <w:marLeft w:val="780"/>
                                                                                                                      <w:marRight w:val="240"/>
                                                                                                                      <w:marTop w:val="180"/>
                                                                                                                      <w:marBottom w:val="0"/>
                                                                                                                      <w:divBdr>
                                                                                                                        <w:top w:val="none" w:sz="0" w:space="0" w:color="auto"/>
                                                                                                                        <w:left w:val="none" w:sz="0" w:space="0" w:color="auto"/>
                                                                                                                        <w:bottom w:val="none" w:sz="0" w:space="0" w:color="auto"/>
                                                                                                                        <w:right w:val="none" w:sz="0" w:space="0" w:color="auto"/>
                                                                                                                      </w:divBdr>
                                                                                                                      <w:divsChild>
                                                                                                                        <w:div w:id="1622565811">
                                                                                                                          <w:marLeft w:val="0"/>
                                                                                                                          <w:marRight w:val="0"/>
                                                                                                                          <w:marTop w:val="0"/>
                                                                                                                          <w:marBottom w:val="0"/>
                                                                                                                          <w:divBdr>
                                                                                                                            <w:top w:val="none" w:sz="0" w:space="0" w:color="auto"/>
                                                                                                                            <w:left w:val="none" w:sz="0" w:space="0" w:color="auto"/>
                                                                                                                            <w:bottom w:val="none" w:sz="0" w:space="0" w:color="auto"/>
                                                                                                                            <w:right w:val="none" w:sz="0" w:space="0" w:color="auto"/>
                                                                                                                          </w:divBdr>
                                                                                                                          <w:divsChild>
                                                                                                                            <w:div w:id="411393203">
                                                                                                                              <w:marLeft w:val="0"/>
                                                                                                                              <w:marRight w:val="0"/>
                                                                                                                              <w:marTop w:val="0"/>
                                                                                                                              <w:marBottom w:val="0"/>
                                                                                                                              <w:divBdr>
                                                                                                                                <w:top w:val="none" w:sz="0" w:space="0" w:color="auto"/>
                                                                                                                                <w:left w:val="none" w:sz="0" w:space="0" w:color="auto"/>
                                                                                                                                <w:bottom w:val="none" w:sz="0" w:space="0" w:color="auto"/>
                                                                                                                                <w:right w:val="none" w:sz="0" w:space="0" w:color="auto"/>
                                                                                                                              </w:divBdr>
                                                                                                                              <w:divsChild>
                                                                                                                                <w:div w:id="1257591951">
                                                                                                                                  <w:marLeft w:val="0"/>
                                                                                                                                  <w:marRight w:val="0"/>
                                                                                                                                  <w:marTop w:val="0"/>
                                                                                                                                  <w:marBottom w:val="0"/>
                                                                                                                                  <w:divBdr>
                                                                                                                                    <w:top w:val="none" w:sz="0" w:space="0" w:color="auto"/>
                                                                                                                                    <w:left w:val="none" w:sz="0" w:space="0" w:color="auto"/>
                                                                                                                                    <w:bottom w:val="none" w:sz="0" w:space="0" w:color="auto"/>
                                                                                                                                    <w:right w:val="none" w:sz="0" w:space="0" w:color="auto"/>
                                                                                                                                  </w:divBdr>
                                                                                                                                  <w:divsChild>
                                                                                                                                    <w:div w:id="589973232">
                                                                                                                                      <w:marLeft w:val="0"/>
                                                                                                                                      <w:marRight w:val="0"/>
                                                                                                                                      <w:marTop w:val="0"/>
                                                                                                                                      <w:marBottom w:val="0"/>
                                                                                                                                      <w:divBdr>
                                                                                                                                        <w:top w:val="none" w:sz="0" w:space="0" w:color="auto"/>
                                                                                                                                        <w:left w:val="none" w:sz="0" w:space="0" w:color="auto"/>
                                                                                                                                        <w:bottom w:val="none" w:sz="0" w:space="0" w:color="auto"/>
                                                                                                                                        <w:right w:val="none" w:sz="0" w:space="0" w:color="auto"/>
                                                                                                                                      </w:divBdr>
                                                                                                                                    </w:div>
                                                                                                                                    <w:div w:id="783695249">
                                                                                                                                      <w:marLeft w:val="0"/>
                                                                                                                                      <w:marRight w:val="0"/>
                                                                                                                                      <w:marTop w:val="0"/>
                                                                                                                                      <w:marBottom w:val="0"/>
                                                                                                                                      <w:divBdr>
                                                                                                                                        <w:top w:val="none" w:sz="0" w:space="0" w:color="auto"/>
                                                                                                                                        <w:left w:val="none" w:sz="0" w:space="0" w:color="auto"/>
                                                                                                                                        <w:bottom w:val="none" w:sz="0" w:space="0" w:color="auto"/>
                                                                                                                                        <w:right w:val="none" w:sz="0" w:space="0" w:color="auto"/>
                                                                                                                                      </w:divBdr>
                                                                                                                                    </w:div>
                                                                                                                                    <w:div w:id="1427384252">
                                                                                                                                      <w:marLeft w:val="0"/>
                                                                                                                                      <w:marRight w:val="0"/>
                                                                                                                                      <w:marTop w:val="0"/>
                                                                                                                                      <w:marBottom w:val="0"/>
                                                                                                                                      <w:divBdr>
                                                                                                                                        <w:top w:val="none" w:sz="0" w:space="0" w:color="auto"/>
                                                                                                                                        <w:left w:val="none" w:sz="0" w:space="0" w:color="auto"/>
                                                                                                                                        <w:bottom w:val="none" w:sz="0" w:space="0" w:color="auto"/>
                                                                                                                                        <w:right w:val="none" w:sz="0" w:space="0" w:color="auto"/>
                                                                                                                                      </w:divBdr>
                                                                                                                                    </w:div>
                                                                                                                                    <w:div w:id="1747914942">
                                                                                                                                      <w:marLeft w:val="0"/>
                                                                                                                                      <w:marRight w:val="0"/>
                                                                                                                                      <w:marTop w:val="0"/>
                                                                                                                                      <w:marBottom w:val="0"/>
                                                                                                                                      <w:divBdr>
                                                                                                                                        <w:top w:val="none" w:sz="0" w:space="0" w:color="auto"/>
                                                                                                                                        <w:left w:val="none" w:sz="0" w:space="0" w:color="auto"/>
                                                                                                                                        <w:bottom w:val="none" w:sz="0" w:space="0" w:color="auto"/>
                                                                                                                                        <w:right w:val="none" w:sz="0" w:space="0" w:color="auto"/>
                                                                                                                                      </w:divBdr>
                                                                                                                                    </w:div>
                                                                                                                                    <w:div w:id="1758558251">
                                                                                                                                      <w:marLeft w:val="0"/>
                                                                                                                                      <w:marRight w:val="0"/>
                                                                                                                                      <w:marTop w:val="0"/>
                                                                                                                                      <w:marBottom w:val="0"/>
                                                                                                                                      <w:divBdr>
                                                                                                                                        <w:top w:val="none" w:sz="0" w:space="0" w:color="auto"/>
                                                                                                                                        <w:left w:val="none" w:sz="0" w:space="0" w:color="auto"/>
                                                                                                                                        <w:bottom w:val="none" w:sz="0" w:space="0" w:color="auto"/>
                                                                                                                                        <w:right w:val="none" w:sz="0" w:space="0" w:color="auto"/>
                                                                                                                                      </w:divBdr>
                                                                                                                                    </w:div>
                                                                                                                                    <w:div w:id="1889489447">
                                                                                                                                      <w:marLeft w:val="0"/>
                                                                                                                                      <w:marRight w:val="0"/>
                                                                                                                                      <w:marTop w:val="0"/>
                                                                                                                                      <w:marBottom w:val="0"/>
                                                                                                                                      <w:divBdr>
                                                                                                                                        <w:top w:val="none" w:sz="0" w:space="0" w:color="auto"/>
                                                                                                                                        <w:left w:val="none" w:sz="0" w:space="0" w:color="auto"/>
                                                                                                                                        <w:bottom w:val="none" w:sz="0" w:space="0" w:color="auto"/>
                                                                                                                                        <w:right w:val="none" w:sz="0" w:space="0" w:color="auto"/>
                                                                                                                                      </w:divBdr>
                                                                                                                                    </w:div>
                                                                                                                                    <w:div w:id="1982541605">
                                                                                                                                      <w:marLeft w:val="0"/>
                                                                                                                                      <w:marRight w:val="0"/>
                                                                                                                                      <w:marTop w:val="0"/>
                                                                                                                                      <w:marBottom w:val="0"/>
                                                                                                                                      <w:divBdr>
                                                                                                                                        <w:top w:val="none" w:sz="0" w:space="0" w:color="auto"/>
                                                                                                                                        <w:left w:val="none" w:sz="0" w:space="0" w:color="auto"/>
                                                                                                                                        <w:bottom w:val="none" w:sz="0" w:space="0" w:color="auto"/>
                                                                                                                                        <w:right w:val="none" w:sz="0" w:space="0" w:color="auto"/>
                                                                                                                                      </w:divBdr>
                                                                                                                                    </w:div>
                                                                                                                                    <w:div w:id="205431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4509776">
                                                                                              <w:marLeft w:val="0"/>
                                                                                              <w:marRight w:val="0"/>
                                                                                              <w:marTop w:val="0"/>
                                                                                              <w:marBottom w:val="0"/>
                                                                                              <w:divBdr>
                                                                                                <w:top w:val="none" w:sz="0" w:space="0" w:color="auto"/>
                                                                                                <w:left w:val="none" w:sz="0" w:space="0" w:color="auto"/>
                                                                                                <w:bottom w:val="none" w:sz="0" w:space="0" w:color="auto"/>
                                                                                                <w:right w:val="none" w:sz="0" w:space="0" w:color="auto"/>
                                                                                              </w:divBdr>
                                                                                              <w:divsChild>
                                                                                                <w:div w:id="1576625824">
                                                                                                  <w:marLeft w:val="0"/>
                                                                                                  <w:marRight w:val="0"/>
                                                                                                  <w:marTop w:val="0"/>
                                                                                                  <w:marBottom w:val="0"/>
                                                                                                  <w:divBdr>
                                                                                                    <w:top w:val="none" w:sz="0" w:space="0" w:color="auto"/>
                                                                                                    <w:left w:val="none" w:sz="0" w:space="0" w:color="auto"/>
                                                                                                    <w:bottom w:val="none" w:sz="0" w:space="0" w:color="auto"/>
                                                                                                    <w:right w:val="none" w:sz="0" w:space="0" w:color="auto"/>
                                                                                                  </w:divBdr>
                                                                                                  <w:divsChild>
                                                                                                    <w:div w:id="265696622">
                                                                                                      <w:marLeft w:val="0"/>
                                                                                                      <w:marRight w:val="0"/>
                                                                                                      <w:marTop w:val="0"/>
                                                                                                      <w:marBottom w:val="0"/>
                                                                                                      <w:divBdr>
                                                                                                        <w:top w:val="none" w:sz="0" w:space="0" w:color="auto"/>
                                                                                                        <w:left w:val="none" w:sz="0" w:space="0" w:color="auto"/>
                                                                                                        <w:bottom w:val="none" w:sz="0" w:space="0" w:color="auto"/>
                                                                                                        <w:right w:val="none" w:sz="0" w:space="0" w:color="auto"/>
                                                                                                      </w:divBdr>
                                                                                                      <w:divsChild>
                                                                                                        <w:div w:id="443354887">
                                                                                                          <w:marLeft w:val="0"/>
                                                                                                          <w:marRight w:val="0"/>
                                                                                                          <w:marTop w:val="0"/>
                                                                                                          <w:marBottom w:val="0"/>
                                                                                                          <w:divBdr>
                                                                                                            <w:top w:val="none" w:sz="0" w:space="0" w:color="auto"/>
                                                                                                            <w:left w:val="none" w:sz="0" w:space="0" w:color="auto"/>
                                                                                                            <w:bottom w:val="none" w:sz="0" w:space="0" w:color="auto"/>
                                                                                                            <w:right w:val="none" w:sz="0" w:space="0" w:color="auto"/>
                                                                                                          </w:divBdr>
                                                                                                          <w:divsChild>
                                                                                                            <w:div w:id="1017200165">
                                                                                                              <w:marLeft w:val="30"/>
                                                                                                              <w:marRight w:val="30"/>
                                                                                                              <w:marTop w:val="30"/>
                                                                                                              <w:marBottom w:val="120"/>
                                                                                                              <w:divBdr>
                                                                                                                <w:top w:val="none" w:sz="0" w:space="0" w:color="auto"/>
                                                                                                                <w:left w:val="none" w:sz="0" w:space="0" w:color="auto"/>
                                                                                                                <w:bottom w:val="none" w:sz="0" w:space="0" w:color="auto"/>
                                                                                                                <w:right w:val="none" w:sz="0" w:space="0" w:color="auto"/>
                                                                                                              </w:divBdr>
                                                                                                              <w:divsChild>
                                                                                                                <w:div w:id="40982341">
                                                                                                                  <w:marLeft w:val="0"/>
                                                                                                                  <w:marRight w:val="0"/>
                                                                                                                  <w:marTop w:val="0"/>
                                                                                                                  <w:marBottom w:val="0"/>
                                                                                                                  <w:divBdr>
                                                                                                                    <w:top w:val="none" w:sz="0" w:space="0" w:color="auto"/>
                                                                                                                    <w:left w:val="none" w:sz="0" w:space="0" w:color="auto"/>
                                                                                                                    <w:bottom w:val="none" w:sz="0" w:space="0" w:color="auto"/>
                                                                                                                    <w:right w:val="none" w:sz="0" w:space="0" w:color="auto"/>
                                                                                                                  </w:divBdr>
                                                                                                                  <w:divsChild>
                                                                                                                    <w:div w:id="158083809">
                                                                                                                      <w:marLeft w:val="720"/>
                                                                                                                      <w:marRight w:val="0"/>
                                                                                                                      <w:marTop w:val="0"/>
                                                                                                                      <w:marBottom w:val="0"/>
                                                                                                                      <w:divBdr>
                                                                                                                        <w:top w:val="none" w:sz="0" w:space="0" w:color="auto"/>
                                                                                                                        <w:left w:val="none" w:sz="0" w:space="0" w:color="auto"/>
                                                                                                                        <w:bottom w:val="none" w:sz="0" w:space="0" w:color="auto"/>
                                                                                                                        <w:right w:val="none" w:sz="0" w:space="0" w:color="auto"/>
                                                                                                                      </w:divBdr>
                                                                                                                      <w:divsChild>
                                                                                                                        <w:div w:id="224536022">
                                                                                                                          <w:marLeft w:val="270"/>
                                                                                                                          <w:marRight w:val="150"/>
                                                                                                                          <w:marTop w:val="0"/>
                                                                                                                          <w:marBottom w:val="0"/>
                                                                                                                          <w:divBdr>
                                                                                                                            <w:top w:val="none" w:sz="0" w:space="0" w:color="auto"/>
                                                                                                                            <w:left w:val="none" w:sz="0" w:space="0" w:color="auto"/>
                                                                                                                            <w:bottom w:val="none" w:sz="0" w:space="0" w:color="auto"/>
                                                                                                                            <w:right w:val="none" w:sz="0" w:space="0" w:color="auto"/>
                                                                                                                          </w:divBdr>
                                                                                                                        </w:div>
                                                                                                                        <w:div w:id="2022051194">
                                                                                                                          <w:marLeft w:val="0"/>
                                                                                                                          <w:marRight w:val="0"/>
                                                                                                                          <w:marTop w:val="0"/>
                                                                                                                          <w:marBottom w:val="0"/>
                                                                                                                          <w:divBdr>
                                                                                                                            <w:top w:val="none" w:sz="0" w:space="0" w:color="auto"/>
                                                                                                                            <w:left w:val="none" w:sz="0" w:space="0" w:color="auto"/>
                                                                                                                            <w:bottom w:val="none" w:sz="0" w:space="0" w:color="auto"/>
                                                                                                                            <w:right w:val="none" w:sz="0" w:space="0" w:color="auto"/>
                                                                                                                          </w:divBdr>
                                                                                                                          <w:divsChild>
                                                                                                                            <w:div w:id="888956238">
                                                                                                                              <w:marLeft w:val="0"/>
                                                                                                                              <w:marRight w:val="0"/>
                                                                                                                              <w:marTop w:val="0"/>
                                                                                                                              <w:marBottom w:val="0"/>
                                                                                                                              <w:divBdr>
                                                                                                                                <w:top w:val="none" w:sz="0" w:space="0" w:color="auto"/>
                                                                                                                                <w:left w:val="none" w:sz="0" w:space="0" w:color="auto"/>
                                                                                                                                <w:bottom w:val="none" w:sz="0" w:space="0" w:color="auto"/>
                                                                                                                                <w:right w:val="none" w:sz="0" w:space="0" w:color="auto"/>
                                                                                                                              </w:divBdr>
                                                                                                                              <w:divsChild>
                                                                                                                                <w:div w:id="1283223344">
                                                                                                                                  <w:marLeft w:val="0"/>
                                                                                                                                  <w:marRight w:val="0"/>
                                                                                                                                  <w:marTop w:val="0"/>
                                                                                                                                  <w:marBottom w:val="0"/>
                                                                                                                                  <w:divBdr>
                                                                                                                                    <w:top w:val="none" w:sz="0" w:space="0" w:color="auto"/>
                                                                                                                                    <w:left w:val="none" w:sz="0" w:space="0" w:color="auto"/>
                                                                                                                                    <w:bottom w:val="none" w:sz="0" w:space="0" w:color="auto"/>
                                                                                                                                    <w:right w:val="none" w:sz="0" w:space="0" w:color="auto"/>
                                                                                                                                  </w:divBdr>
                                                                                                                                  <w:divsChild>
                                                                                                                                    <w:div w:id="1158881374">
                                                                                                                                      <w:marLeft w:val="0"/>
                                                                                                                                      <w:marRight w:val="0"/>
                                                                                                                                      <w:marTop w:val="0"/>
                                                                                                                                      <w:marBottom w:val="0"/>
                                                                                                                                      <w:divBdr>
                                                                                                                                        <w:top w:val="none" w:sz="0" w:space="0" w:color="auto"/>
                                                                                                                                        <w:left w:val="none" w:sz="0" w:space="0" w:color="auto"/>
                                                                                                                                        <w:bottom w:val="none" w:sz="0" w:space="0" w:color="auto"/>
                                                                                                                                        <w:right w:val="none" w:sz="0" w:space="0" w:color="auto"/>
                                                                                                                                      </w:divBdr>
                                                                                                                                      <w:divsChild>
                                                                                                                                        <w:div w:id="1719208359">
                                                                                                                                          <w:marLeft w:val="0"/>
                                                                                                                                          <w:marRight w:val="0"/>
                                                                                                                                          <w:marTop w:val="30"/>
                                                                                                                                          <w:marBottom w:val="0"/>
                                                                                                                                          <w:divBdr>
                                                                                                                                            <w:top w:val="none" w:sz="0" w:space="0" w:color="auto"/>
                                                                                                                                            <w:left w:val="none" w:sz="0" w:space="0" w:color="auto"/>
                                                                                                                                            <w:bottom w:val="none" w:sz="0" w:space="0" w:color="auto"/>
                                                                                                                                            <w:right w:val="none" w:sz="0" w:space="0" w:color="auto"/>
                                                                                                                                          </w:divBdr>
                                                                                                                                          <w:divsChild>
                                                                                                                                            <w:div w:id="70988804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82329">
                                                                                                                      <w:marLeft w:val="0"/>
                                                                                                                      <w:marRight w:val="120"/>
                                                                                                                      <w:marTop w:val="0"/>
                                                                                                                      <w:marBottom w:val="0"/>
                                                                                                                      <w:divBdr>
                                                                                                                        <w:top w:val="none" w:sz="0" w:space="0" w:color="auto"/>
                                                                                                                        <w:left w:val="none" w:sz="0" w:space="0" w:color="auto"/>
                                                                                                                        <w:bottom w:val="none" w:sz="0" w:space="0" w:color="auto"/>
                                                                                                                        <w:right w:val="none" w:sz="0" w:space="0" w:color="auto"/>
                                                                                                                      </w:divBdr>
                                                                                                                    </w:div>
                                                                                                                    <w:div w:id="986740187">
                                                                                                                      <w:marLeft w:val="-103"/>
                                                                                                                      <w:marRight w:val="-103"/>
                                                                                                                      <w:marTop w:val="0"/>
                                                                                                                      <w:marBottom w:val="0"/>
                                                                                                                      <w:divBdr>
                                                                                                                        <w:top w:val="none" w:sz="0" w:space="0" w:color="auto"/>
                                                                                                                        <w:left w:val="none" w:sz="0" w:space="0" w:color="auto"/>
                                                                                                                        <w:bottom w:val="none" w:sz="0" w:space="0" w:color="auto"/>
                                                                                                                        <w:right w:val="none" w:sz="0" w:space="0" w:color="auto"/>
                                                                                                                      </w:divBdr>
                                                                                                                      <w:divsChild>
                                                                                                                        <w:div w:id="1211839616">
                                                                                                                          <w:marLeft w:val="0"/>
                                                                                                                          <w:marRight w:val="0"/>
                                                                                                                          <w:marTop w:val="0"/>
                                                                                                                          <w:marBottom w:val="0"/>
                                                                                                                          <w:divBdr>
                                                                                                                            <w:top w:val="none" w:sz="0" w:space="0" w:color="auto"/>
                                                                                                                            <w:left w:val="none" w:sz="0" w:space="0" w:color="auto"/>
                                                                                                                            <w:bottom w:val="none" w:sz="0" w:space="0" w:color="auto"/>
                                                                                                                            <w:right w:val="none" w:sz="0" w:space="0" w:color="auto"/>
                                                                                                                          </w:divBdr>
                                                                                                                          <w:divsChild>
                                                                                                                            <w:div w:id="761147189">
                                                                                                                              <w:marLeft w:val="0"/>
                                                                                                                              <w:marRight w:val="0"/>
                                                                                                                              <w:marTop w:val="0"/>
                                                                                                                              <w:marBottom w:val="0"/>
                                                                                                                              <w:divBdr>
                                                                                                                                <w:top w:val="single" w:sz="6" w:space="0" w:color="D1D1D1"/>
                                                                                                                                <w:left w:val="none" w:sz="0" w:space="0" w:color="F5F5F5"/>
                                                                                                                                <w:bottom w:val="single" w:sz="6" w:space="0" w:color="D1D1D1"/>
                                                                                                                                <w:right w:val="none" w:sz="0" w:space="0" w:color="F5F5F5"/>
                                                                                                                              </w:divBdr>
                                                                                                                              <w:divsChild>
                                                                                                                                <w:div w:id="308244866">
                                                                                                                                  <w:marLeft w:val="0"/>
                                                                                                                                  <w:marRight w:val="0"/>
                                                                                                                                  <w:marTop w:val="0"/>
                                                                                                                                  <w:marBottom w:val="0"/>
                                                                                                                                  <w:divBdr>
                                                                                                                                    <w:top w:val="none" w:sz="0" w:space="0" w:color="auto"/>
                                                                                                                                    <w:left w:val="none" w:sz="0" w:space="0" w:color="auto"/>
                                                                                                                                    <w:bottom w:val="none" w:sz="0" w:space="0" w:color="auto"/>
                                                                                                                                    <w:right w:val="none" w:sz="0" w:space="0" w:color="auto"/>
                                                                                                                                  </w:divBdr>
                                                                                                                                </w:div>
                                                                                                                                <w:div w:id="1127242639">
                                                                                                                                  <w:marLeft w:val="0"/>
                                                                                                                                  <w:marRight w:val="0"/>
                                                                                                                                  <w:marTop w:val="0"/>
                                                                                                                                  <w:marBottom w:val="0"/>
                                                                                                                                  <w:divBdr>
                                                                                                                                    <w:top w:val="none" w:sz="0" w:space="0" w:color="auto"/>
                                                                                                                                    <w:left w:val="none" w:sz="0" w:space="0" w:color="auto"/>
                                                                                                                                    <w:bottom w:val="none" w:sz="0" w:space="0" w:color="auto"/>
                                                                                                                                    <w:right w:val="none" w:sz="0" w:space="0" w:color="auto"/>
                                                                                                                                  </w:divBdr>
                                                                                                                                  <w:divsChild>
                                                                                                                                    <w:div w:id="9371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59974">
                                                                                                                              <w:marLeft w:val="0"/>
                                                                                                                              <w:marRight w:val="0"/>
                                                                                                                              <w:marTop w:val="0"/>
                                                                                                                              <w:marBottom w:val="0"/>
                                                                                                                              <w:divBdr>
                                                                                                                                <w:top w:val="none" w:sz="0" w:space="0" w:color="auto"/>
                                                                                                                                <w:left w:val="none" w:sz="0" w:space="0" w:color="FDF6F3"/>
                                                                                                                                <w:bottom w:val="single" w:sz="6" w:space="0" w:color="F4BFAB"/>
                                                                                                                                <w:right w:val="none" w:sz="0" w:space="0" w:color="FDF6F3"/>
                                                                                                                              </w:divBdr>
                                                                                                                              <w:divsChild>
                                                                                                                                <w:div w:id="2325497">
                                                                                                                                  <w:marLeft w:val="0"/>
                                                                                                                                  <w:marRight w:val="0"/>
                                                                                                                                  <w:marTop w:val="0"/>
                                                                                                                                  <w:marBottom w:val="0"/>
                                                                                                                                  <w:divBdr>
                                                                                                                                    <w:top w:val="none" w:sz="0" w:space="0" w:color="auto"/>
                                                                                                                                    <w:left w:val="none" w:sz="0" w:space="0" w:color="auto"/>
                                                                                                                                    <w:bottom w:val="none" w:sz="0" w:space="0" w:color="auto"/>
                                                                                                                                    <w:right w:val="none" w:sz="0" w:space="0" w:color="auto"/>
                                                                                                                                  </w:divBdr>
                                                                                                                                  <w:divsChild>
                                                                                                                                    <w:div w:id="852496442">
                                                                                                                                      <w:marLeft w:val="0"/>
                                                                                                                                      <w:marRight w:val="0"/>
                                                                                                                                      <w:marTop w:val="0"/>
                                                                                                                                      <w:marBottom w:val="0"/>
                                                                                                                                      <w:divBdr>
                                                                                                                                        <w:top w:val="none" w:sz="0" w:space="0" w:color="auto"/>
                                                                                                                                        <w:left w:val="none" w:sz="0" w:space="0" w:color="auto"/>
                                                                                                                                        <w:bottom w:val="none" w:sz="0" w:space="0" w:color="auto"/>
                                                                                                                                        <w:right w:val="none" w:sz="0" w:space="0" w:color="auto"/>
                                                                                                                                      </w:divBdr>
                                                                                                                                    </w:div>
                                                                                                                                  </w:divsChild>
                                                                                                                                </w:div>
                                                                                                                                <w:div w:id="286156755">
                                                                                                                                  <w:marLeft w:val="0"/>
                                                                                                                                  <w:marRight w:val="0"/>
                                                                                                                                  <w:marTop w:val="0"/>
                                                                                                                                  <w:marBottom w:val="0"/>
                                                                                                                                  <w:divBdr>
                                                                                                                                    <w:top w:val="none" w:sz="0" w:space="0" w:color="auto"/>
                                                                                                                                    <w:left w:val="none" w:sz="0" w:space="0" w:color="auto"/>
                                                                                                                                    <w:bottom w:val="none" w:sz="0" w:space="0" w:color="auto"/>
                                                                                                                                    <w:right w:val="none" w:sz="0" w:space="0" w:color="auto"/>
                                                                                                                                  </w:divBdr>
                                                                                                                                </w:div>
                                                                                                                                <w:div w:id="59228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970582">
                                                                                                                      <w:marLeft w:val="780"/>
                                                                                                                      <w:marRight w:val="0"/>
                                                                                                                      <w:marTop w:val="0"/>
                                                                                                                      <w:marBottom w:val="0"/>
                                                                                                                      <w:divBdr>
                                                                                                                        <w:top w:val="none" w:sz="0" w:space="0" w:color="auto"/>
                                                                                                                        <w:left w:val="none" w:sz="0" w:space="0" w:color="auto"/>
                                                                                                                        <w:bottom w:val="none" w:sz="0" w:space="0" w:color="auto"/>
                                                                                                                        <w:right w:val="none" w:sz="0" w:space="0" w:color="auto"/>
                                                                                                                      </w:divBdr>
                                                                                                                      <w:divsChild>
                                                                                                                        <w:div w:id="781462105">
                                                                                                                          <w:marLeft w:val="0"/>
                                                                                                                          <w:marRight w:val="0"/>
                                                                                                                          <w:marTop w:val="0"/>
                                                                                                                          <w:marBottom w:val="60"/>
                                                                                                                          <w:divBdr>
                                                                                                                            <w:top w:val="none" w:sz="0" w:space="0" w:color="auto"/>
                                                                                                                            <w:left w:val="none" w:sz="0" w:space="0" w:color="auto"/>
                                                                                                                            <w:bottom w:val="none" w:sz="0" w:space="0" w:color="auto"/>
                                                                                                                            <w:right w:val="none" w:sz="0" w:space="0" w:color="auto"/>
                                                                                                                          </w:divBdr>
                                                                                                                          <w:divsChild>
                                                                                                                            <w:div w:id="1564099827">
                                                                                                                              <w:marLeft w:val="0"/>
                                                                                                                              <w:marRight w:val="0"/>
                                                                                                                              <w:marTop w:val="0"/>
                                                                                                                              <w:marBottom w:val="0"/>
                                                                                                                              <w:divBdr>
                                                                                                                                <w:top w:val="none" w:sz="0" w:space="0" w:color="auto"/>
                                                                                                                                <w:left w:val="none" w:sz="0" w:space="0" w:color="auto"/>
                                                                                                                                <w:bottom w:val="none" w:sz="0" w:space="0" w:color="auto"/>
                                                                                                                                <w:right w:val="none" w:sz="0" w:space="0" w:color="auto"/>
                                                                                                                              </w:divBdr>
                                                                                                                              <w:divsChild>
                                                                                                                                <w:div w:id="201942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48785">
                                                                                                                          <w:marLeft w:val="0"/>
                                                                                                                          <w:marRight w:val="0"/>
                                                                                                                          <w:marTop w:val="0"/>
                                                                                                                          <w:marBottom w:val="0"/>
                                                                                                                          <w:divBdr>
                                                                                                                            <w:top w:val="none" w:sz="0" w:space="0" w:color="auto"/>
                                                                                                                            <w:left w:val="none" w:sz="0" w:space="0" w:color="auto"/>
                                                                                                                            <w:bottom w:val="none" w:sz="0" w:space="0" w:color="auto"/>
                                                                                                                            <w:right w:val="none" w:sz="0" w:space="0" w:color="auto"/>
                                                                                                                          </w:divBdr>
                                                                                                                          <w:divsChild>
                                                                                                                            <w:div w:id="328869576">
                                                                                                                              <w:marLeft w:val="0"/>
                                                                                                                              <w:marRight w:val="0"/>
                                                                                                                              <w:marTop w:val="0"/>
                                                                                                                              <w:marBottom w:val="0"/>
                                                                                                                              <w:divBdr>
                                                                                                                                <w:top w:val="none" w:sz="0" w:space="0" w:color="auto"/>
                                                                                                                                <w:left w:val="none" w:sz="0" w:space="0" w:color="auto"/>
                                                                                                                                <w:bottom w:val="none" w:sz="0" w:space="0" w:color="auto"/>
                                                                                                                                <w:right w:val="none" w:sz="0" w:space="0" w:color="auto"/>
                                                                                                                              </w:divBdr>
                                                                                                                              <w:divsChild>
                                                                                                                                <w:div w:id="1763913812">
                                                                                                                                  <w:marLeft w:val="0"/>
                                                                                                                                  <w:marRight w:val="0"/>
                                                                                                                                  <w:marTop w:val="0"/>
                                                                                                                                  <w:marBottom w:val="0"/>
                                                                                                                                  <w:divBdr>
                                                                                                                                    <w:top w:val="none" w:sz="0" w:space="0" w:color="auto"/>
                                                                                                                                    <w:left w:val="none" w:sz="0" w:space="0" w:color="auto"/>
                                                                                                                                    <w:bottom w:val="none" w:sz="0" w:space="0" w:color="auto"/>
                                                                                                                                    <w:right w:val="none" w:sz="0" w:space="0" w:color="auto"/>
                                                                                                                                  </w:divBdr>
                                                                                                                                  <w:divsChild>
                                                                                                                                    <w:div w:id="345987962">
                                                                                                                                      <w:marLeft w:val="0"/>
                                                                                                                                      <w:marRight w:val="0"/>
                                                                                                                                      <w:marTop w:val="0"/>
                                                                                                                                      <w:marBottom w:val="0"/>
                                                                                                                                      <w:divBdr>
                                                                                                                                        <w:top w:val="none" w:sz="0" w:space="0" w:color="auto"/>
                                                                                                                                        <w:left w:val="none" w:sz="0" w:space="0" w:color="auto"/>
                                                                                                                                        <w:bottom w:val="none" w:sz="0" w:space="0" w:color="auto"/>
                                                                                                                                        <w:right w:val="none" w:sz="0" w:space="0" w:color="auto"/>
                                                                                                                                      </w:divBdr>
                                                                                                                                    </w:div>
                                                                                                                                  </w:divsChild>
                                                                                                                                </w:div>
                                                                                                                                <w:div w:id="1963416706">
                                                                                                                                  <w:marLeft w:val="0"/>
                                                                                                                                  <w:marRight w:val="0"/>
                                                                                                                                  <w:marTop w:val="0"/>
                                                                                                                                  <w:marBottom w:val="0"/>
                                                                                                                                  <w:divBdr>
                                                                                                                                    <w:top w:val="none" w:sz="0" w:space="0" w:color="auto"/>
                                                                                                                                    <w:left w:val="none" w:sz="0" w:space="0" w:color="auto"/>
                                                                                                                                    <w:bottom w:val="none" w:sz="0" w:space="0" w:color="auto"/>
                                                                                                                                    <w:right w:val="none" w:sz="0" w:space="0" w:color="auto"/>
                                                                                                                                  </w:divBdr>
                                                                                                                                  <w:divsChild>
                                                                                                                                    <w:div w:id="1252546289">
                                                                                                                                      <w:marLeft w:val="0"/>
                                                                                                                                      <w:marRight w:val="0"/>
                                                                                                                                      <w:marTop w:val="0"/>
                                                                                                                                      <w:marBottom w:val="0"/>
                                                                                                                                      <w:divBdr>
                                                                                                                                        <w:top w:val="none" w:sz="0" w:space="0" w:color="auto"/>
                                                                                                                                        <w:left w:val="none" w:sz="0" w:space="0" w:color="auto"/>
                                                                                                                                        <w:bottom w:val="none" w:sz="0" w:space="0" w:color="auto"/>
                                                                                                                                        <w:right w:val="none" w:sz="0" w:space="0" w:color="auto"/>
                                                                                                                                      </w:divBdr>
                                                                                                                                      <w:divsChild>
                                                                                                                                        <w:div w:id="1423799756">
                                                                                                                                          <w:marLeft w:val="0"/>
                                                                                                                                          <w:marRight w:val="0"/>
                                                                                                                                          <w:marTop w:val="0"/>
                                                                                                                                          <w:marBottom w:val="0"/>
                                                                                                                                          <w:divBdr>
                                                                                                                                            <w:top w:val="none" w:sz="0" w:space="0" w:color="auto"/>
                                                                                                                                            <w:left w:val="none" w:sz="0" w:space="0" w:color="auto"/>
                                                                                                                                            <w:bottom w:val="none" w:sz="0" w:space="0" w:color="auto"/>
                                                                                                                                            <w:right w:val="none" w:sz="0" w:space="0" w:color="auto"/>
                                                                                                                                          </w:divBdr>
                                                                                                                                          <w:divsChild>
                                                                                                                                            <w:div w:id="7612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0340657">
                                                                                                                  <w:marLeft w:val="0"/>
                                                                                                                  <w:marRight w:val="0"/>
                                                                                                                  <w:marTop w:val="0"/>
                                                                                                                  <w:marBottom w:val="0"/>
                                                                                                                  <w:divBdr>
                                                                                                                    <w:top w:val="none" w:sz="0" w:space="0" w:color="auto"/>
                                                                                                                    <w:left w:val="none" w:sz="0" w:space="0" w:color="auto"/>
                                                                                                                    <w:bottom w:val="none" w:sz="0" w:space="0" w:color="auto"/>
                                                                                                                    <w:right w:val="none" w:sz="0" w:space="0" w:color="auto"/>
                                                                                                                  </w:divBdr>
                                                                                                                  <w:divsChild>
                                                                                                                    <w:div w:id="270480021">
                                                                                                                      <w:marLeft w:val="780"/>
                                                                                                                      <w:marRight w:val="240"/>
                                                                                                                      <w:marTop w:val="180"/>
                                                                                                                      <w:marBottom w:val="0"/>
                                                                                                                      <w:divBdr>
                                                                                                                        <w:top w:val="none" w:sz="0" w:space="0" w:color="auto"/>
                                                                                                                        <w:left w:val="none" w:sz="0" w:space="0" w:color="auto"/>
                                                                                                                        <w:bottom w:val="none" w:sz="0" w:space="0" w:color="auto"/>
                                                                                                                        <w:right w:val="none" w:sz="0" w:space="0" w:color="auto"/>
                                                                                                                      </w:divBdr>
                                                                                                                      <w:divsChild>
                                                                                                                        <w:div w:id="1053501483">
                                                                                                                          <w:marLeft w:val="0"/>
                                                                                                                          <w:marRight w:val="0"/>
                                                                                                                          <w:marTop w:val="0"/>
                                                                                                                          <w:marBottom w:val="0"/>
                                                                                                                          <w:divBdr>
                                                                                                                            <w:top w:val="none" w:sz="0" w:space="0" w:color="auto"/>
                                                                                                                            <w:left w:val="none" w:sz="0" w:space="0" w:color="auto"/>
                                                                                                                            <w:bottom w:val="none" w:sz="0" w:space="0" w:color="auto"/>
                                                                                                                            <w:right w:val="none" w:sz="0" w:space="0" w:color="auto"/>
                                                                                                                          </w:divBdr>
                                                                                                                          <w:divsChild>
                                                                                                                            <w:div w:id="2098861025">
                                                                                                                              <w:marLeft w:val="0"/>
                                                                                                                              <w:marRight w:val="0"/>
                                                                                                                              <w:marTop w:val="0"/>
                                                                                                                              <w:marBottom w:val="0"/>
                                                                                                                              <w:divBdr>
                                                                                                                                <w:top w:val="none" w:sz="0" w:space="0" w:color="auto"/>
                                                                                                                                <w:left w:val="none" w:sz="0" w:space="0" w:color="auto"/>
                                                                                                                                <w:bottom w:val="none" w:sz="0" w:space="0" w:color="auto"/>
                                                                                                                                <w:right w:val="none" w:sz="0" w:space="0" w:color="auto"/>
                                                                                                                              </w:divBdr>
                                                                                                                              <w:divsChild>
                                                                                                                                <w:div w:id="705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239892">
                                                                                  <w:marLeft w:val="30"/>
                                                                                  <w:marRight w:val="285"/>
                                                                                  <w:marTop w:val="120"/>
                                                                                  <w:marBottom w:val="120"/>
                                                                                  <w:divBdr>
                                                                                    <w:top w:val="none" w:sz="0" w:space="0" w:color="auto"/>
                                                                                    <w:left w:val="none" w:sz="0" w:space="0" w:color="auto"/>
                                                                                    <w:bottom w:val="none" w:sz="0" w:space="0" w:color="auto"/>
                                                                                    <w:right w:val="none" w:sz="0" w:space="0" w:color="auto"/>
                                                                                  </w:divBdr>
                                                                                  <w:divsChild>
                                                                                    <w:div w:id="1178499570">
                                                                                      <w:marLeft w:val="0"/>
                                                                                      <w:marRight w:val="0"/>
                                                                                      <w:marTop w:val="0"/>
                                                                                      <w:marBottom w:val="0"/>
                                                                                      <w:divBdr>
                                                                                        <w:top w:val="none" w:sz="0" w:space="0" w:color="auto"/>
                                                                                        <w:left w:val="none" w:sz="0" w:space="0" w:color="auto"/>
                                                                                        <w:bottom w:val="none" w:sz="0" w:space="0" w:color="auto"/>
                                                                                        <w:right w:val="none" w:sz="0" w:space="0" w:color="auto"/>
                                                                                      </w:divBdr>
                                                                                      <w:divsChild>
                                                                                        <w:div w:id="1506094812">
                                                                                          <w:marLeft w:val="0"/>
                                                                                          <w:marRight w:val="0"/>
                                                                                          <w:marTop w:val="0"/>
                                                                                          <w:marBottom w:val="0"/>
                                                                                          <w:divBdr>
                                                                                            <w:top w:val="none" w:sz="0" w:space="0" w:color="auto"/>
                                                                                            <w:left w:val="none" w:sz="0" w:space="0" w:color="auto"/>
                                                                                            <w:bottom w:val="none" w:sz="0" w:space="0" w:color="auto"/>
                                                                                            <w:right w:val="none" w:sz="0" w:space="0" w:color="auto"/>
                                                                                          </w:divBdr>
                                                                                          <w:divsChild>
                                                                                            <w:div w:id="758216961">
                                                                                              <w:marLeft w:val="0"/>
                                                                                              <w:marRight w:val="0"/>
                                                                                              <w:marTop w:val="0"/>
                                                                                              <w:marBottom w:val="0"/>
                                                                                              <w:divBdr>
                                                                                                <w:top w:val="none" w:sz="0" w:space="0" w:color="auto"/>
                                                                                                <w:left w:val="none" w:sz="0" w:space="0" w:color="auto"/>
                                                                                                <w:bottom w:val="none" w:sz="0" w:space="0" w:color="auto"/>
                                                                                                <w:right w:val="none" w:sz="0" w:space="0" w:color="auto"/>
                                                                                              </w:divBdr>
                                                                                              <w:divsChild>
                                                                                                <w:div w:id="1524854069">
                                                                                                  <w:marLeft w:val="0"/>
                                                                                                  <w:marRight w:val="0"/>
                                                                                                  <w:marTop w:val="0"/>
                                                                                                  <w:marBottom w:val="0"/>
                                                                                                  <w:divBdr>
                                                                                                    <w:top w:val="none" w:sz="0" w:space="0" w:color="auto"/>
                                                                                                    <w:left w:val="none" w:sz="0" w:space="0" w:color="auto"/>
                                                                                                    <w:bottom w:val="none" w:sz="0" w:space="0" w:color="auto"/>
                                                                                                    <w:right w:val="none" w:sz="0" w:space="0" w:color="auto"/>
                                                                                                  </w:divBdr>
                                                                                                  <w:divsChild>
                                                                                                    <w:div w:id="529690337">
                                                                                                      <w:marLeft w:val="0"/>
                                                                                                      <w:marRight w:val="0"/>
                                                                                                      <w:marTop w:val="0"/>
                                                                                                      <w:marBottom w:val="0"/>
                                                                                                      <w:divBdr>
                                                                                                        <w:top w:val="none" w:sz="0" w:space="0" w:color="auto"/>
                                                                                                        <w:left w:val="none" w:sz="0" w:space="0" w:color="auto"/>
                                                                                                        <w:bottom w:val="none" w:sz="0" w:space="0" w:color="auto"/>
                                                                                                        <w:right w:val="none" w:sz="0" w:space="0" w:color="auto"/>
                                                                                                      </w:divBdr>
                                                                                                      <w:divsChild>
                                                                                                        <w:div w:id="1606770892">
                                                                                                          <w:marLeft w:val="0"/>
                                                                                                          <w:marRight w:val="0"/>
                                                                                                          <w:marTop w:val="0"/>
                                                                                                          <w:marBottom w:val="0"/>
                                                                                                          <w:divBdr>
                                                                                                            <w:top w:val="none" w:sz="0" w:space="0" w:color="auto"/>
                                                                                                            <w:left w:val="none" w:sz="0" w:space="0" w:color="auto"/>
                                                                                                            <w:bottom w:val="none" w:sz="0" w:space="0" w:color="auto"/>
                                                                                                            <w:right w:val="none" w:sz="0" w:space="0" w:color="auto"/>
                                                                                                          </w:divBdr>
                                                                                                          <w:divsChild>
                                                                                                            <w:div w:id="583342084">
                                                                                                              <w:marLeft w:val="0"/>
                                                                                                              <w:marRight w:val="0"/>
                                                                                                              <w:marTop w:val="0"/>
                                                                                                              <w:marBottom w:val="0"/>
                                                                                                              <w:divBdr>
                                                                                                                <w:top w:val="none" w:sz="0" w:space="0" w:color="auto"/>
                                                                                                                <w:left w:val="none" w:sz="0" w:space="0" w:color="auto"/>
                                                                                                                <w:bottom w:val="none" w:sz="0" w:space="0" w:color="auto"/>
                                                                                                                <w:right w:val="none" w:sz="0" w:space="0" w:color="auto"/>
                                                                                                              </w:divBdr>
                                                                                                              <w:divsChild>
                                                                                                                <w:div w:id="158040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1008046">
          <w:marLeft w:val="0"/>
          <w:marRight w:val="0"/>
          <w:marTop w:val="0"/>
          <w:marBottom w:val="0"/>
          <w:divBdr>
            <w:top w:val="none" w:sz="0" w:space="0" w:color="auto"/>
            <w:left w:val="none" w:sz="0" w:space="0" w:color="auto"/>
            <w:bottom w:val="none" w:sz="0" w:space="0" w:color="auto"/>
            <w:right w:val="none" w:sz="0" w:space="0" w:color="auto"/>
          </w:divBdr>
          <w:divsChild>
            <w:div w:id="267585476">
              <w:marLeft w:val="0"/>
              <w:marRight w:val="0"/>
              <w:marTop w:val="0"/>
              <w:marBottom w:val="0"/>
              <w:divBdr>
                <w:top w:val="none" w:sz="0" w:space="0" w:color="auto"/>
                <w:left w:val="none" w:sz="0" w:space="0" w:color="auto"/>
                <w:bottom w:val="none" w:sz="0" w:space="0" w:color="auto"/>
                <w:right w:val="none" w:sz="0" w:space="0" w:color="auto"/>
              </w:divBdr>
              <w:divsChild>
                <w:div w:id="1101144740">
                  <w:marLeft w:val="0"/>
                  <w:marRight w:val="0"/>
                  <w:marTop w:val="0"/>
                  <w:marBottom w:val="0"/>
                  <w:divBdr>
                    <w:top w:val="none" w:sz="0" w:space="0" w:color="auto"/>
                    <w:left w:val="none" w:sz="0" w:space="0" w:color="auto"/>
                    <w:bottom w:val="none" w:sz="0" w:space="0" w:color="auto"/>
                    <w:right w:val="none" w:sz="0" w:space="0" w:color="auto"/>
                  </w:divBdr>
                  <w:divsChild>
                    <w:div w:id="1123574389">
                      <w:marLeft w:val="0"/>
                      <w:marRight w:val="0"/>
                      <w:marTop w:val="0"/>
                      <w:marBottom w:val="0"/>
                      <w:divBdr>
                        <w:top w:val="none" w:sz="0" w:space="0" w:color="auto"/>
                        <w:left w:val="none" w:sz="0" w:space="0" w:color="auto"/>
                        <w:bottom w:val="none" w:sz="0" w:space="0" w:color="auto"/>
                        <w:right w:val="none" w:sz="0" w:space="0" w:color="auto"/>
                      </w:divBdr>
                      <w:divsChild>
                        <w:div w:id="383063470">
                          <w:marLeft w:val="0"/>
                          <w:marRight w:val="0"/>
                          <w:marTop w:val="0"/>
                          <w:marBottom w:val="0"/>
                          <w:divBdr>
                            <w:top w:val="none" w:sz="0" w:space="0" w:color="auto"/>
                            <w:left w:val="none" w:sz="0" w:space="0" w:color="auto"/>
                            <w:bottom w:val="none" w:sz="0" w:space="0" w:color="auto"/>
                            <w:right w:val="none" w:sz="0" w:space="0" w:color="auto"/>
                          </w:divBdr>
                          <w:divsChild>
                            <w:div w:id="1206867421">
                              <w:marLeft w:val="0"/>
                              <w:marRight w:val="0"/>
                              <w:marTop w:val="0"/>
                              <w:marBottom w:val="0"/>
                              <w:divBdr>
                                <w:top w:val="none" w:sz="0" w:space="0" w:color="auto"/>
                                <w:left w:val="none" w:sz="0" w:space="0" w:color="auto"/>
                                <w:bottom w:val="none" w:sz="0" w:space="0" w:color="auto"/>
                                <w:right w:val="none" w:sz="0" w:space="0" w:color="auto"/>
                              </w:divBdr>
                              <w:divsChild>
                                <w:div w:id="1784306322">
                                  <w:marLeft w:val="0"/>
                                  <w:marRight w:val="0"/>
                                  <w:marTop w:val="0"/>
                                  <w:marBottom w:val="0"/>
                                  <w:divBdr>
                                    <w:top w:val="none" w:sz="0" w:space="0" w:color="auto"/>
                                    <w:left w:val="none" w:sz="0" w:space="0" w:color="auto"/>
                                    <w:bottom w:val="none" w:sz="0" w:space="0" w:color="auto"/>
                                    <w:right w:val="none" w:sz="0" w:space="0" w:color="auto"/>
                                  </w:divBdr>
                                  <w:divsChild>
                                    <w:div w:id="337119052">
                                      <w:marLeft w:val="0"/>
                                      <w:marRight w:val="0"/>
                                      <w:marTop w:val="0"/>
                                      <w:marBottom w:val="0"/>
                                      <w:divBdr>
                                        <w:top w:val="none" w:sz="0" w:space="0" w:color="auto"/>
                                        <w:left w:val="none" w:sz="0" w:space="0" w:color="auto"/>
                                        <w:bottom w:val="none" w:sz="0" w:space="0" w:color="auto"/>
                                        <w:right w:val="none" w:sz="0" w:space="0" w:color="auto"/>
                                      </w:divBdr>
                                      <w:divsChild>
                                        <w:div w:id="346635415">
                                          <w:marLeft w:val="0"/>
                                          <w:marRight w:val="0"/>
                                          <w:marTop w:val="0"/>
                                          <w:marBottom w:val="0"/>
                                          <w:divBdr>
                                            <w:top w:val="none" w:sz="0" w:space="0" w:color="auto"/>
                                            <w:left w:val="none" w:sz="0" w:space="0" w:color="auto"/>
                                            <w:bottom w:val="none" w:sz="0" w:space="0" w:color="auto"/>
                                            <w:right w:val="none" w:sz="0" w:space="0" w:color="auto"/>
                                          </w:divBdr>
                                          <w:divsChild>
                                            <w:div w:id="669141171">
                                              <w:marLeft w:val="0"/>
                                              <w:marRight w:val="0"/>
                                              <w:marTop w:val="0"/>
                                              <w:marBottom w:val="0"/>
                                              <w:divBdr>
                                                <w:top w:val="none" w:sz="0" w:space="0" w:color="auto"/>
                                                <w:left w:val="none" w:sz="0" w:space="0" w:color="auto"/>
                                                <w:bottom w:val="none" w:sz="0" w:space="0" w:color="auto"/>
                                                <w:right w:val="none" w:sz="0" w:space="0" w:color="auto"/>
                                              </w:divBdr>
                                              <w:divsChild>
                                                <w:div w:id="749742224">
                                                  <w:marLeft w:val="0"/>
                                                  <w:marRight w:val="0"/>
                                                  <w:marTop w:val="0"/>
                                                  <w:marBottom w:val="0"/>
                                                  <w:divBdr>
                                                    <w:top w:val="none" w:sz="0" w:space="0" w:color="auto"/>
                                                    <w:left w:val="none" w:sz="0" w:space="0" w:color="auto"/>
                                                    <w:bottom w:val="none" w:sz="0" w:space="0" w:color="auto"/>
                                                    <w:right w:val="none" w:sz="0" w:space="0" w:color="auto"/>
                                                  </w:divBdr>
                                                  <w:divsChild>
                                                    <w:div w:id="486828756">
                                                      <w:marLeft w:val="0"/>
                                                      <w:marRight w:val="0"/>
                                                      <w:marTop w:val="75"/>
                                                      <w:marBottom w:val="75"/>
                                                      <w:divBdr>
                                                        <w:top w:val="none" w:sz="0" w:space="0" w:color="auto"/>
                                                        <w:left w:val="none" w:sz="0" w:space="0" w:color="auto"/>
                                                        <w:bottom w:val="none" w:sz="0" w:space="0" w:color="auto"/>
                                                        <w:right w:val="none" w:sz="0" w:space="0" w:color="auto"/>
                                                      </w:divBdr>
                                                      <w:divsChild>
                                                        <w:div w:id="885529259">
                                                          <w:marLeft w:val="0"/>
                                                          <w:marRight w:val="0"/>
                                                          <w:marTop w:val="0"/>
                                                          <w:marBottom w:val="0"/>
                                                          <w:divBdr>
                                                            <w:top w:val="none" w:sz="0" w:space="0" w:color="auto"/>
                                                            <w:left w:val="none" w:sz="0" w:space="0" w:color="auto"/>
                                                            <w:bottom w:val="none" w:sz="0" w:space="0" w:color="auto"/>
                                                            <w:right w:val="none" w:sz="0" w:space="0" w:color="auto"/>
                                                          </w:divBdr>
                                                          <w:divsChild>
                                                            <w:div w:id="127428632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599989398">
                                                      <w:marLeft w:val="0"/>
                                                      <w:marRight w:val="0"/>
                                                      <w:marTop w:val="0"/>
                                                      <w:marBottom w:val="0"/>
                                                      <w:divBdr>
                                                        <w:top w:val="none" w:sz="0" w:space="0" w:color="auto"/>
                                                        <w:left w:val="none" w:sz="0" w:space="0" w:color="auto"/>
                                                        <w:bottom w:val="none" w:sz="0" w:space="0" w:color="auto"/>
                                                        <w:right w:val="none" w:sz="0" w:space="0" w:color="auto"/>
                                                      </w:divBdr>
                                                      <w:divsChild>
                                                        <w:div w:id="1018241097">
                                                          <w:marLeft w:val="0"/>
                                                          <w:marRight w:val="0"/>
                                                          <w:marTop w:val="0"/>
                                                          <w:marBottom w:val="0"/>
                                                          <w:divBdr>
                                                            <w:top w:val="none" w:sz="0" w:space="0" w:color="auto"/>
                                                            <w:left w:val="none" w:sz="0" w:space="0" w:color="auto"/>
                                                            <w:bottom w:val="none" w:sz="0" w:space="0" w:color="auto"/>
                                                            <w:right w:val="none" w:sz="0" w:space="0" w:color="auto"/>
                                                          </w:divBdr>
                                                          <w:divsChild>
                                                            <w:div w:id="1744598946">
                                                              <w:marLeft w:val="0"/>
                                                              <w:marRight w:val="0"/>
                                                              <w:marTop w:val="0"/>
                                                              <w:marBottom w:val="0"/>
                                                              <w:divBdr>
                                                                <w:top w:val="none" w:sz="0" w:space="0" w:color="auto"/>
                                                                <w:left w:val="none" w:sz="0" w:space="0" w:color="auto"/>
                                                                <w:bottom w:val="none" w:sz="0" w:space="0" w:color="auto"/>
                                                                <w:right w:val="none" w:sz="0" w:space="0" w:color="auto"/>
                                                              </w:divBdr>
                                                              <w:divsChild>
                                                                <w:div w:id="19124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836954">
                                                      <w:marLeft w:val="0"/>
                                                      <w:marRight w:val="0"/>
                                                      <w:marTop w:val="45"/>
                                                      <w:marBottom w:val="45"/>
                                                      <w:divBdr>
                                                        <w:top w:val="none" w:sz="0" w:space="0" w:color="auto"/>
                                                        <w:left w:val="none" w:sz="0" w:space="0" w:color="auto"/>
                                                        <w:bottom w:val="none" w:sz="0" w:space="0" w:color="auto"/>
                                                        <w:right w:val="none" w:sz="0" w:space="0" w:color="auto"/>
                                                      </w:divBdr>
                                                    </w:div>
                                                    <w:div w:id="1578857474">
                                                      <w:marLeft w:val="0"/>
                                                      <w:marRight w:val="0"/>
                                                      <w:marTop w:val="0"/>
                                                      <w:marBottom w:val="0"/>
                                                      <w:divBdr>
                                                        <w:top w:val="none" w:sz="0" w:space="0" w:color="auto"/>
                                                        <w:left w:val="none" w:sz="0" w:space="0" w:color="auto"/>
                                                        <w:bottom w:val="none" w:sz="0" w:space="0" w:color="auto"/>
                                                        <w:right w:val="none" w:sz="0" w:space="0" w:color="auto"/>
                                                      </w:divBdr>
                                                    </w:div>
                                                    <w:div w:id="18684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71732">
                                          <w:marLeft w:val="0"/>
                                          <w:marRight w:val="0"/>
                                          <w:marTop w:val="0"/>
                                          <w:marBottom w:val="0"/>
                                          <w:divBdr>
                                            <w:top w:val="none" w:sz="0" w:space="0" w:color="auto"/>
                                            <w:left w:val="none" w:sz="0" w:space="0" w:color="auto"/>
                                            <w:bottom w:val="none" w:sz="0" w:space="0" w:color="auto"/>
                                            <w:right w:val="none" w:sz="0" w:space="0" w:color="auto"/>
                                          </w:divBdr>
                                          <w:divsChild>
                                            <w:div w:id="68795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8947719">
      <w:bodyDiv w:val="1"/>
      <w:marLeft w:val="0"/>
      <w:marRight w:val="0"/>
      <w:marTop w:val="0"/>
      <w:marBottom w:val="0"/>
      <w:divBdr>
        <w:top w:val="none" w:sz="0" w:space="0" w:color="auto"/>
        <w:left w:val="none" w:sz="0" w:space="0" w:color="auto"/>
        <w:bottom w:val="none" w:sz="0" w:space="0" w:color="auto"/>
        <w:right w:val="none" w:sz="0" w:space="0" w:color="auto"/>
      </w:divBdr>
      <w:divsChild>
        <w:div w:id="1281453199">
          <w:marLeft w:val="0"/>
          <w:marRight w:val="0"/>
          <w:marTop w:val="200"/>
          <w:marBottom w:val="200"/>
          <w:divBdr>
            <w:top w:val="none" w:sz="0" w:space="0" w:color="auto"/>
            <w:left w:val="none" w:sz="0" w:space="0" w:color="auto"/>
            <w:bottom w:val="none" w:sz="0" w:space="0" w:color="auto"/>
            <w:right w:val="none" w:sz="0" w:space="0" w:color="auto"/>
          </w:divBdr>
        </w:div>
      </w:divsChild>
    </w:div>
    <w:div w:id="1397050019">
      <w:bodyDiv w:val="1"/>
      <w:marLeft w:val="0"/>
      <w:marRight w:val="0"/>
      <w:marTop w:val="0"/>
      <w:marBottom w:val="0"/>
      <w:divBdr>
        <w:top w:val="none" w:sz="0" w:space="0" w:color="auto"/>
        <w:left w:val="none" w:sz="0" w:space="0" w:color="auto"/>
        <w:bottom w:val="none" w:sz="0" w:space="0" w:color="auto"/>
        <w:right w:val="none" w:sz="0" w:space="0" w:color="auto"/>
      </w:divBdr>
      <w:divsChild>
        <w:div w:id="255139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231725">
      <w:bodyDiv w:val="1"/>
      <w:marLeft w:val="0"/>
      <w:marRight w:val="0"/>
      <w:marTop w:val="0"/>
      <w:marBottom w:val="0"/>
      <w:divBdr>
        <w:top w:val="none" w:sz="0" w:space="0" w:color="auto"/>
        <w:left w:val="none" w:sz="0" w:space="0" w:color="auto"/>
        <w:bottom w:val="none" w:sz="0" w:space="0" w:color="auto"/>
        <w:right w:val="none" w:sz="0" w:space="0" w:color="auto"/>
      </w:divBdr>
      <w:divsChild>
        <w:div w:id="1990818544">
          <w:marLeft w:val="0"/>
          <w:marRight w:val="0"/>
          <w:marTop w:val="0"/>
          <w:marBottom w:val="0"/>
          <w:divBdr>
            <w:top w:val="none" w:sz="0" w:space="0" w:color="auto"/>
            <w:left w:val="none" w:sz="0" w:space="0" w:color="auto"/>
            <w:bottom w:val="none" w:sz="0" w:space="0" w:color="auto"/>
            <w:right w:val="none" w:sz="0" w:space="0" w:color="auto"/>
          </w:divBdr>
          <w:divsChild>
            <w:div w:id="19989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nam12.safelinks.protection.outlook.com/?url=https%3A%2F%2Freviewer-feedback.springernature.com%2Fdownload%2Fattachment%2F96aae27d-d18b-44bb-a345-dab3a3019a3b&amp;data=05%7C02%7C%7C12cce237fbea48c0146208dcb0c035ed%7C58b3d54f16c942d3af081fcabd095666%7C1%7C0%7C638579586794553074%7CUnknown%7CTWFpbGZsb3d8eyJWIjoiMC4wLjAwMDAiLCJQIjoiV2luMzIiLCJBTiI6Ik1haWwiLCJXVCI6Mn0%3D%7C0%7C%7C%7C&amp;sdata=hhZ6N1kJg3Pl9WZfTuVqG0VHfHugJ6dlZnJJT%2B09%2Bv8%3D&amp;reserved=0"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am12.safelinks.protection.outlook.com/?url=https%3A%2F%2Freviewer-feedback.springernature.com%2Fdownload%2Fattachment%2Fa3d76a3c-859e-4026-9acf-1de996e58e7e&amp;data=05%7C02%7C%7C12cce237fbea48c0146208dcb0c035ed%7C58b3d54f16c942d3af081fcabd095666%7C1%7C0%7C638579586794548526%7CUnknown%7CTWFpbGZsb3d8eyJWIjoiMC4wLjAwMDAiLCJQIjoiV2luMzIiLCJBTiI6Ik1haWwiLCJXVCI6Mn0%3D%7C0%7C%7C%7C&amp;sdata=HQD37vgi%2FKPZtsw4gw2ggfW7sxeOGpaE6lPp0e30GCc%3D&amp;reserved=0" TargetMode="Externa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5214</Words>
  <Characters>28214</Characters>
  <Application>Microsoft Office Word</Application>
  <DocSecurity>0</DocSecurity>
  <Lines>600</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Ming</dc:creator>
  <cp:keywords/>
  <dc:description/>
  <cp:lastModifiedBy>Walther, Andrew Joseph</cp:lastModifiedBy>
  <cp:revision>5</cp:revision>
  <dcterms:created xsi:type="dcterms:W3CDTF">2026-03-28T21:24:00Z</dcterms:created>
  <dcterms:modified xsi:type="dcterms:W3CDTF">2026-04-01T18:50:00Z</dcterms:modified>
</cp:coreProperties>
</file>